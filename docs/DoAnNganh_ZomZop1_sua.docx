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TRƯỜNG ĐẠI HỌC TIỀN GIANG</w:t>
      </w:r>
      <w:r>
        <w:drawing>
          <wp:anchor allowOverlap="1" behindDoc="1" distB="0" distT="0" distL="0" distR="0" hidden="0" layoutInCell="1" locked="0" relativeHeight="0" simplePos="0">
            <wp:simplePos x="0" y="0"/>
            <wp:positionH relativeFrom="column">
              <wp:posOffset>-165733</wp:posOffset>
            </wp:positionH>
            <wp:positionV relativeFrom="paragraph">
              <wp:posOffset>-357504</wp:posOffset>
            </wp:positionV>
            <wp:extent cx="6114658" cy="9600565"/>
            <wp:effectExtent b="9525" l="9525" r="9525" t="9525"/>
            <wp:wrapNone/>
            <wp:docPr descr="Description: khung doi" id="23" name="image21.jpg"/>
            <a:graphic>
              <a:graphicData uri="http://schemas.openxmlformats.org/drawingml/2006/picture">
                <pic:pic>
                  <pic:nvPicPr>
                    <pic:cNvPr descr="Description: khung doi" id="0" name="image21.jpg"/>
                    <pic:cNvPicPr preferRelativeResize="0"/>
                  </pic:nvPicPr>
                  <pic:blipFill>
                    <a:blip r:embed="rId6"/>
                    <a:srcRect b="0" l="0" r="0" t="0"/>
                    <a:stretch>
                      <a:fillRect/>
                    </a:stretch>
                  </pic:blipFill>
                  <pic:spPr>
                    <a:xfrm>
                      <a:off x="0" y="0"/>
                      <a:ext cx="6114658" cy="9600565"/>
                    </a:xfrm>
                    <a:prstGeom prst="rect"/>
                    <a:ln w="9525">
                      <a:solidFill>
                        <a:srgbClr val="0000FF"/>
                      </a:solidFill>
                      <a:prstDash val="solid"/>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KHOA KỸ THUẬT CÔNG NGHỆ</w:t>
      </w:r>
      <w:r>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3420"/>
        </w:tabs>
        <w:spacing w:after="0" w:before="0" w:line="240" w:lineRule="auto"/>
        <w:ind w:left="0" w:right="-51"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2143125" cy="2143125"/>
            <wp:effectExtent b="0" l="0" r="0" t="0"/>
            <wp:docPr descr="Logo, company name  Description automatically generated" id="34" name="image17.jpg"/>
            <a:graphic>
              <a:graphicData uri="http://schemas.openxmlformats.org/drawingml/2006/picture">
                <pic:pic>
                  <pic:nvPicPr>
                    <pic:cNvPr descr="Logo, company name  Description automatically generated" id="0" name="image17.jpg"/>
                    <pic:cNvPicPr preferRelativeResize="0"/>
                  </pic:nvPicPr>
                  <pic:blipFill>
                    <a:blip r:embed="rId7"/>
                    <a:srcRect b="0" l="0" r="0" t="0"/>
                    <a:stretch>
                      <a:fillRect/>
                    </a:stretch>
                  </pic:blipFill>
                  <pic:spPr>
                    <a:xfrm>
                      <a:off x="0" y="0"/>
                      <a:ext cx="2143125" cy="2143125"/>
                    </a:xfrm>
                    <a:prstGeom prst="rect"/>
                    <a:ln/>
                  </pic:spPr>
                </pic:pic>
              </a:graphicData>
            </a:graphic>
          </wp:inline>
        </w:drawing>
      </w:r>
      <w:r>
        <w:rPr>
          <w:rtl w:val="0"/>
        </w:rPr>
      </w:r>
      <w:r>
        <w:drawing>
          <wp:anchor allowOverlap="1" behindDoc="1" distB="0" distT="0" distL="0" distR="0" hidden="0" layoutInCell="1" locked="0" relativeHeight="0" simplePos="0">
            <wp:simplePos x="0" y="0"/>
            <wp:positionH relativeFrom="column">
              <wp:posOffset>1854200</wp:posOffset>
            </wp:positionH>
            <wp:positionV relativeFrom="paragraph">
              <wp:posOffset>136525</wp:posOffset>
            </wp:positionV>
            <wp:extent cx="2143125" cy="2143125"/>
            <wp:effectExtent b="0" l="0" r="0" t="0"/>
            <wp:wrapNone/>
            <wp:docPr descr="Logo, company name  Description automatically generated" id="11" name="image17.jpg"/>
            <a:graphic>
              <a:graphicData uri="http://schemas.openxmlformats.org/drawingml/2006/picture">
                <pic:pic>
                  <pic:nvPicPr>
                    <pic:cNvPr descr="Logo, company name  Description automatically generated" id="0" name="image17.jpg"/>
                    <pic:cNvPicPr preferRelativeResize="0"/>
                  </pic:nvPicPr>
                  <pic:blipFill>
                    <a:blip r:embed="rId7"/>
                    <a:srcRect b="0" l="0" r="0" t="0"/>
                    <a:stretch>
                      <a:fillRect/>
                    </a:stretch>
                  </pic:blipFill>
                  <pic:spPr>
                    <a:xfrm>
                      <a:off x="0" y="0"/>
                      <a:ext cx="2143125" cy="2143125"/>
                    </a:xfrm>
                    <a:prstGeom prst="rect"/>
                    <a:ln/>
                  </pic:spPr>
                </pic:pic>
              </a:graphicData>
            </a:graphic>
          </wp:anchor>
        </w:drawing>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BÁO CÁO ĐỒ ÁN CHUYÊN NGÀNH</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424"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XÂY DỰNG WEB APP CỬA HÀNG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424"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BÁN ĐỒ ĂN NHANH – ZOMZOP</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Giảng viên hướng dẫn:</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ab/>
      </w:r>
      <w:r>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Sinh viên thực hiện:</w:t>
      </w:r>
      <w:r>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ThS. Huỳnh Thị Nhật Hằng</w:t>
        <w:tab/>
        <w:tab/>
        <w:t xml:space="preserve">023101006 – Ngô Hữu Tính</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ab/>
        <w:tab/>
        <w:tab/>
        <w:tab/>
        <w:t xml:space="preserve">023101057 – Cao Phúc Thịnh</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ab/>
        <w:tab/>
        <w:tab/>
        <w:tab/>
        <w:t xml:space="preserve">023101058 – Nguyễn Văn Trực</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ab/>
        <w:tab/>
        <w:tab/>
        <w:tab/>
      </w:r>
      <w:r>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Lớp:</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ĐH CNTT 23A</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ectPr>
          <w:footerReference r:id="rId8" w:type="default"/>
          <w:pgSz w:h="16838" w:w="11906" w:orient="portrait"/>
          <w:pgMar w:bottom="1701" w:top="1134" w:left="1418" w:right="1418" w:header="720" w:footer="618"/>
          <w:pgNumType w:start="1"/>
        </w:sectPr>
      </w:pPr>
      <w:r>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Đồng Tháp, ngày 19 tháng 10 năm 2026</w:t>
      </w:r>
    </w:p>
    <w:bookmarkStart w:colFirst="0" w:colLast="0" w:name="gwqjxc1fqnwp" w:id="0"/>
    <w:bookmarkEnd w:id="0"/>
    <w:p w:rsidR="00000000" w:rsidDel="00000000" w:rsidP="00000000" w:rsidRDefault="00000000" w:rsidRPr="00000000" w14:paraId="00000021">
      <w:pPr>
        <w:pStyle w:val="Heading1"/>
        <w:keepLines w:val="0"/>
        <w:pageBreakBefore w:val="1"/>
        <w:spacing w:before="0" w:lineRule="auto"/>
        <w:rPr/>
      </w:pPr>
      <w:r>
        <w:rPr>
          <w:rtl w:val="0"/>
        </w:rPr>
        <w:t xml:space="preserve">LỜI NÓI ĐẦU</w:t>
      </w:r>
    </w:p>
    <w:p w:rsidR="00000000" w:rsidDel="00000000" w:rsidP="00000000" w:rsidRDefault="00000000" w:rsidRPr="00000000" w14:paraId="00000022">
      <w:pPr>
        <w:ind w:firstLine="425"/>
        <w:jc w:val="both"/>
        <w:rPr/>
      </w:pPr>
      <w:r>
        <w:rPr>
          <w:rtl w:val="0"/>
        </w:rPr>
        <w:t xml:space="preserve">Cùng với sự phát triển của Internet và thiết bị di động, thói quen ăn uống và mua sắm của người dân đã thay đổi rõ rệt. Việc đặt món qua mạng ngày càng phổ biến, nhất là ở nhóm học sinh, sinh viên và người đi làm, những người có ít thời gian và ưu tiên sự nhanh gọn. Thức ăn nhanh là loại sản phẩm phù hợp với hình thức này, bởi món ăn được chế biến trong thời gian ngắn, giá thành vừa phải và thuận tiện cho việc giao nhận.</w:t>
      </w:r>
    </w:p>
    <w:p w:rsidR="00000000" w:rsidDel="00000000" w:rsidP="00000000" w:rsidRDefault="00000000" w:rsidRPr="00000000" w14:paraId="00000023">
      <w:pPr>
        <w:ind w:firstLine="425"/>
        <w:jc w:val="both"/>
        <w:rPr/>
      </w:pPr>
      <w:r>
        <w:rPr>
          <w:rtl w:val="0"/>
        </w:rPr>
        <w:t xml:space="preserve">Hiện nay, nhiều cửa hàng thức ăn nhanh bán hàng chủ yếu thông qua các nền tảng giao đồ ăn trung gian. Hình thức này giúp cửa hàng tiếp cận khách hàng nhanh chóng, nhưng đổi lại phải chịu chi phí hoa hồng và gần như không chủ động được dữ liệu khách hàng, chương trình khuyến mãi hay cách thể hiện thương hiệu. Do đó, việc xây dựng một ứng dụng web riêng cho cửa hàng là hướng đi hợp lý, vừa giữ được quyền chủ động trong kinh doanh, vừa tạo ra kênh bán hàng ổn định cho khách quen.</w:t>
      </w:r>
    </w:p>
    <w:p w:rsidR="00000000" w:rsidDel="00000000" w:rsidP="00000000" w:rsidRDefault="00000000" w:rsidRPr="00000000" w14:paraId="00000024">
      <w:pPr>
        <w:ind w:firstLine="425"/>
        <w:jc w:val="both"/>
        <w:rPr/>
      </w:pPr>
      <w:r>
        <w:rPr>
          <w:rtl w:val="0"/>
        </w:rPr>
        <w:t xml:space="preserve">Xuất phát từ thực tế trên, nhóm lựa chọn thực hiện đề tài “Xây dựng web app cửa hàng bán đồ ăn nhanh – ZomZop”. Hệ thống được thiết kế cho mô hình chuỗi cửa hàng có nhiều chi nhánh. Khách hàng có thể chọn chi nhánh, tìm món, xem thực đơn theo danh mục, thêm món vào giỏ hàng, đặt hàng mang đi hoặc giao tận nơi, sử dụng mã giảm giá, theo dõi và đánh giá đơn hàng, đồng thời được trợ lý chatbot hỗ trợ chọn món. Về phía vận hành, quản lý chi nhánh xử lý đơn hàng, điều chỉnh thực đơn và giá bán, quản lý nhân sự, ca làm, chấm công bằng nhận diện khuôn mặt, bảng lương và báo cáo; quản trị viên điều hành dữ liệu chung của toàn chuỗi.</w:t>
      </w:r>
    </w:p>
    <w:p w:rsidR="00000000" w:rsidDel="00000000" w:rsidP="00000000" w:rsidRDefault="00000000" w:rsidRPr="00000000" w14:paraId="00000025">
      <w:pPr>
        <w:ind w:firstLine="425"/>
        <w:jc w:val="both"/>
        <w:rPr/>
      </w:pPr>
      <w:r>
        <w:rPr>
          <w:rtl w:val="0"/>
        </w:rPr>
        <w:t xml:space="preserve">Về công nghệ, đề tài được xây dựng trên framework Laravel 13, sử dụng cơ sở dữ liệu MySQL; giao diện được thiết kế bằng Blade template kết hợp Tailwind CSS và JavaScript, hiển thị phù hợp trên cả máy tính và điện thoại. Hệ thống tích hợp thư viện face-api.js để nhận diện khuôn mặt ngay trên trình duyệt và dịch vụ Google Gemini để trả lời câu hỏi của khách hàng.</w:t>
      </w:r>
    </w:p>
    <w:p w:rsidR="00000000" w:rsidDel="00000000" w:rsidP="00000000" w:rsidRDefault="00000000" w:rsidRPr="00000000" w14:paraId="00000026">
      <w:pPr>
        <w:ind w:firstLine="425"/>
        <w:jc w:val="both"/>
        <w:rPr/>
      </w:pPr>
      <w:r>
        <w:rPr>
          <w:rtl w:val="0"/>
        </w:rPr>
        <w:t xml:space="preserve">Nội dung báo cáo gồm ba chương. Chương 1 trình bày lý do chọn đề tài, mục tiêu, phạm vi chức năng, phân công công việc và tiến độ thực hiện. Chương 2 trình bày việc phân tích yêu cầu, thiết kế cơ sở dữ liệu và xây dựng hệ thống, kèm theo các giao diện chính. Chương 3 nêu kết quả đạt được và phương hướng phát triển tiếp theo của đề tài.</w:t>
      </w:r>
    </w:p>
    <w:bookmarkStart w:colFirst="0" w:colLast="0" w:name="l0ob9oqu0ap" w:id="1"/>
    <w:bookmarkEnd w:id="1"/>
    <w:p w:rsidR="00000000" w:rsidDel="00000000" w:rsidP="00000000" w:rsidRDefault="00000000" w:rsidRPr="00000000" w14:paraId="00000027">
      <w:pPr>
        <w:pStyle w:val="Heading1"/>
        <w:keepLines w:val="0"/>
        <w:pageBreakBefore w:val="1"/>
        <w:spacing w:before="0" w:lineRule="auto"/>
        <w:rPr/>
      </w:pPr>
      <w:r>
        <w:rPr>
          <w:rtl w:val="0"/>
        </w:rPr>
        <w:t xml:space="preserve">LỜI CẢM ƠN</w:t>
      </w:r>
    </w:p>
    <w:p w:rsidR="00000000" w:rsidDel="00000000" w:rsidP="00000000" w:rsidRDefault="00000000" w:rsidRPr="00000000" w14:paraId="00000028">
      <w:pPr>
        <w:ind w:firstLine="425"/>
        <w:jc w:val="both"/>
        <w:rPr/>
      </w:pPr>
      <w:r>
        <w:rPr>
          <w:rtl w:val="0"/>
        </w:rPr>
        <w:t xml:space="preserve">Để hoàn thành đồ án chuyên ngành này, nhóm chúng em đã nhận được sự hỗ trợ từ nhiều tập thể và cá nhân. Trước hết, nhóm xin gửi lời cảm ơn đến Ban Giám hiệu Trường Đại học Tiền Giang cùng quý Thầy Cô Khoa Kỹ thuật Công nghệ đã tạo điều kiện thuận lợi về môi trường học tập và cơ sở vật chất trong suốt quá trình theo học. Các kiến thức về lập trình web, cơ sở dữ liệu, phân tích và thiết kế hệ thống mà nhóm tiếp thu ở những học phần trước là nền tảng trực tiếp để thực hiện đề tài này.</w:t>
      </w:r>
    </w:p>
    <w:p w:rsidR="00000000" w:rsidDel="00000000" w:rsidP="00000000" w:rsidRDefault="00000000" w:rsidRPr="00000000" w14:paraId="00000029">
      <w:pPr>
        <w:ind w:firstLine="425"/>
        <w:jc w:val="both"/>
        <w:rPr/>
      </w:pPr>
      <w:r>
        <w:rPr>
          <w:rtl w:val="0"/>
        </w:rPr>
        <w:t xml:space="preserve">Nhóm đặc biệt cảm ơn ThS. Huỳnh Thị Nhật Hằng, giảng viên hướng dẫn đồ án. Trong thời gian thực hiện, Cô đã theo dõi tiến độ của nhóm, góp ý về hướng triển khai và chỉ ra những điểm chưa hợp lý trong khâu phân tích, thiết kế cũng như trong cách trình bày báo cáo. Nhờ những nhận xét đó, nhóm kịp thời chỉnh sửa và hoàn thiện sản phẩm theo đúng yêu cầu đề ra.</w:t>
      </w:r>
    </w:p>
    <w:p w:rsidR="00000000" w:rsidDel="00000000" w:rsidP="00000000" w:rsidRDefault="00000000" w:rsidRPr="00000000" w14:paraId="0000002A">
      <w:pPr>
        <w:ind w:firstLine="425"/>
        <w:jc w:val="both"/>
        <w:rPr/>
      </w:pPr>
      <w:r>
        <w:rPr>
          <w:rtl w:val="0"/>
        </w:rPr>
        <w:t xml:space="preserve">Do thời gian thực hiện có hạn và kinh nghiệm thực tế còn hạn chế, đồ án khó tránh khỏi những thiếu sót. Nhóm rất mong nhận được ý kiến đóng góp của quý Thầy Cô để sản phẩm được hoàn thiện hơn. Nhóm xin chân thành cảm ơn.</w:t>
      </w:r>
    </w:p>
    <w:p w:rsidR="00000000" w:rsidDel="00000000" w:rsidP="00000000" w:rsidRDefault="00000000" w:rsidRPr="00000000" w14:paraId="0000002B">
      <w:pPr>
        <w:ind w:firstLine="425"/>
        <w:jc w:val="right"/>
        <w:rPr/>
      </w:pPr>
      <w:r>
        <w:rPr>
          <w:rtl w:val="0"/>
        </w:rPr>
        <w:t xml:space="preserve">Đồng Tháp, ngày 19 tháng 10 năm 2026</w:t>
      </w:r>
    </w:p>
    <w:p w:rsidR="00000000" w:rsidDel="00000000" w:rsidP="00000000" w:rsidRDefault="00000000" w:rsidRPr="00000000" w14:paraId="0000002C">
      <w:pPr>
        <w:ind w:firstLine="425"/>
        <w:jc w:val="center"/>
        <w:rPr/>
      </w:pPr>
      <w:r>
        <w:rPr>
          <w:rtl w:val="0"/>
        </w:rPr>
        <w:t xml:space="preserve"> </w:t>
      </w:r>
    </w:p>
    <w:p w:rsidR="00000000" w:rsidDel="00000000" w:rsidP="00000000" w:rsidRDefault="00000000" w:rsidRPr="00000000" w14:paraId="0000002D">
      <w:pPr>
        <w:ind w:firstLine="425"/>
        <w:jc w:val="center"/>
        <w:rPr/>
      </w:pPr>
      <w:r>
        <w:rPr>
          <w:rtl w:val="0"/>
        </w:rPr>
      </w:r>
    </w:p>
    <w:p w:rsidR="00000000" w:rsidDel="00000000" w:rsidP="00000000" w:rsidRDefault="00000000" w:rsidRPr="00000000" w14:paraId="0000002E">
      <w:pPr>
        <w:ind w:firstLine="425"/>
        <w:jc w:val="center"/>
        <w:rPr>
          <w:b w:val="1"/>
          <w:bCs w:val="1"/>
        </w:rPr>
      </w:pPr>
      <w:r>
        <w:rPr>
          <w:rtl w:val="0"/>
        </w:rPr>
        <w:t xml:space="preserve">                                                                    Nhóm sinh viên thực hiện</w:t>
      </w:r>
    </w:p>
    <w:p w:rsidR="00000000" w:rsidDel="00000000" w:rsidP="00000000" w:rsidRDefault="00000000" w:rsidRPr="00000000" w14:paraId="0000002F">
      <w:pPr>
        <w:keepNext w:val="1"/>
        <w:keepLines w:val="0"/>
        <w:pageBreakBefore w:val="1"/>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commentRangeStart w:id="5"/>
      <w:r>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MỤC LỤC</w:t>
      </w:r>
      <w:r>
        <w:rPr>
          <w:rtl w:val="0"/>
        </w:rPr>
      </w:r>
      <w:commentRangeEnd w:id="5"/>
      <w:r>
        <w:commentReference w:id="5"/>
      </w:r>
    </w:p>
    <w:p w:rsidR="00000000" w:rsidDel="00000000" w:rsidP="00000000" w:rsidRDefault="00000000" w:rsidRPr="00000000" w14:paraId="0000003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gwqjxc1fqnwp">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LỜI NÓI ĐẦU</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w:t>
      </w:r>
    </w:p>
    <w:p w:rsidR="00000000" w:rsidDel="00000000" w:rsidP="00000000" w:rsidRDefault="00000000" w:rsidRPr="00000000" w14:paraId="00000031">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l0ob9oqu0ap">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LỜI CẢM ƠN</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w:t>
      </w:r>
    </w:p>
    <w:p w:rsidR="00000000" w:rsidDel="00000000" w:rsidP="00000000" w:rsidRDefault="00000000" w:rsidRPr="00000000" w14:paraId="00000032">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6b0d6vh0far1">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MỤC TỪ VIẾT TẮT</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w:t>
      </w:r>
    </w:p>
    <w:p w:rsidR="00000000" w:rsidDel="00000000" w:rsidP="00000000" w:rsidRDefault="00000000" w:rsidRPr="00000000" w14:paraId="0000003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xe2bpqe4lt1j">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1: GIỚI THIỆU</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8</w:t>
      </w:r>
    </w:p>
    <w:p w:rsidR="00000000" w:rsidDel="00000000" w:rsidP="00000000" w:rsidRDefault="00000000" w:rsidRPr="00000000" w14:paraId="0000003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283"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z6mds14d6t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LÝ DO CHỌN ĐỀ TÀI</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8</w:t>
      </w:r>
    </w:p>
    <w:p w:rsidR="00000000" w:rsidDel="00000000" w:rsidP="00000000" w:rsidRDefault="00000000" w:rsidRPr="00000000" w14:paraId="0000003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567"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bihzgb63r9uh">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1.1.1. Mục tiêu, nhiệm vụ và ý nghĩa đề tài</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8</w:t>
      </w:r>
    </w:p>
    <w:p w:rsidR="00000000" w:rsidDel="00000000" w:rsidP="00000000" w:rsidRDefault="00000000" w:rsidRPr="00000000" w14:paraId="0000003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567"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10thcvrybtiw">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1.1.2. Mục tiêu đề tài</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9</w:t>
      </w:r>
    </w:p>
    <w:p w:rsidR="00000000" w:rsidDel="00000000" w:rsidP="00000000" w:rsidRDefault="00000000" w:rsidRPr="00000000" w14:paraId="00000037">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283"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17ejtdfi78do">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PHÂN CÔNG CÔNG VIỆC VÀ TIẾN ĐỘ THỰC HIỆN</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12</w:t>
      </w:r>
    </w:p>
    <w:p w:rsidR="00000000" w:rsidDel="00000000" w:rsidP="00000000" w:rsidRDefault="00000000" w:rsidRPr="00000000" w14:paraId="00000038">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567"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uaeuxggsgtu3">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1.2.1. Phân công công việc</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12</w:t>
      </w:r>
    </w:p>
    <w:p w:rsidR="00000000" w:rsidDel="00000000" w:rsidP="00000000" w:rsidRDefault="00000000" w:rsidRPr="00000000" w14:paraId="00000039">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567"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6x8vc6q8zd57">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1.2.2. Tiến trình thực hiện</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13</w:t>
      </w:r>
    </w:p>
    <w:p w:rsidR="00000000" w:rsidDel="00000000" w:rsidP="00000000" w:rsidRDefault="00000000" w:rsidRPr="00000000" w14:paraId="0000003A">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2u1t7ydzbw8q">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2: PHÂN TÍCH, THIẾT KẾ VÀ XÂY DỰNG PHẦN MỀM</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14</w:t>
      </w:r>
    </w:p>
    <w:p w:rsidR="00000000" w:rsidDel="00000000" w:rsidP="00000000" w:rsidRDefault="00000000" w:rsidRPr="00000000" w14:paraId="0000003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283"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w8bffrxm1k4w">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PHÂN TÍCH</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14</w:t>
      </w:r>
    </w:p>
    <w:p w:rsidR="00000000" w:rsidDel="00000000" w:rsidP="00000000" w:rsidRDefault="00000000" w:rsidRPr="00000000" w14:paraId="0000003C">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567"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5v5mhypbdky1">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 Bối cảnh thực tiễn và tính cấp thiết của đề tài</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14</w:t>
      </w:r>
    </w:p>
    <w:p w:rsidR="00000000" w:rsidDel="00000000" w:rsidP="00000000" w:rsidRDefault="00000000" w:rsidRPr="00000000" w14:paraId="0000003D">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567"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tvjx285clxed">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2.1.2. Phương pháp và cách thức giải quyết bài toán</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14</w:t>
      </w:r>
    </w:p>
    <w:p w:rsidR="00000000" w:rsidDel="00000000" w:rsidP="00000000" w:rsidRDefault="00000000" w:rsidRPr="00000000" w14:paraId="0000003E">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567"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egltwnj6j9m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2.1.3. Quy trình hoạt động của hệ thống</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15</w:t>
      </w:r>
    </w:p>
    <w:p w:rsidR="00000000" w:rsidDel="00000000" w:rsidP="00000000" w:rsidRDefault="00000000" w:rsidRPr="00000000" w14:paraId="0000003F">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567"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vfyph2foxn1c">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2.1.4. Cơ sở lý thuyết và công nghệ sử dụng</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16</w:t>
      </w:r>
    </w:p>
    <w:p w:rsidR="00000000" w:rsidDel="00000000" w:rsidP="00000000" w:rsidRDefault="00000000" w:rsidRPr="00000000" w14:paraId="0000004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567"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ms2inf3lf3q4">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2.1.5. Phân tích bài toán</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17</w:t>
      </w:r>
    </w:p>
    <w:p w:rsidR="00000000" w:rsidDel="00000000" w:rsidP="00000000" w:rsidRDefault="00000000" w:rsidRPr="00000000" w14:paraId="00000041">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567"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36ykija0xyu2">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2.1.6. Yêu cầu phần mềm</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19</w:t>
      </w:r>
    </w:p>
    <w:p w:rsidR="00000000" w:rsidDel="00000000" w:rsidP="00000000" w:rsidRDefault="00000000" w:rsidRPr="00000000" w14:paraId="00000042">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567"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2ytea7hmz4z">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2.1.7. Sơ đồ Use Case</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27</w:t>
      </w:r>
    </w:p>
    <w:p w:rsidR="00000000" w:rsidDel="00000000" w:rsidP="00000000" w:rsidRDefault="00000000" w:rsidRPr="00000000" w14:paraId="0000004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283"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213hw3pwv1u7">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THIẾT KẾ VÀ XÂY DỰNG</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52</w:t>
      </w:r>
    </w:p>
    <w:p w:rsidR="00000000" w:rsidDel="00000000" w:rsidP="00000000" w:rsidRDefault="00000000" w:rsidRPr="00000000" w14:paraId="0000004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567"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ak4u22x0atpi">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 Thiết kế kiểu dữ liệu</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52</w:t>
      </w:r>
    </w:p>
    <w:p w:rsidR="00000000" w:rsidDel="00000000" w:rsidP="00000000" w:rsidRDefault="00000000" w:rsidRPr="00000000" w14:paraId="0000004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283"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hm37ugahtu31">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GIAO DIỆN HỆ THỐNG</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63</w:t>
      </w:r>
    </w:p>
    <w:p w:rsidR="00000000" w:rsidDel="00000000" w:rsidP="00000000" w:rsidRDefault="00000000" w:rsidRPr="00000000" w14:paraId="0000004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567"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ausnghtrs6dt">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2.3.1. Giao diện phía khách hàng</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63</w:t>
      </w:r>
    </w:p>
    <w:p w:rsidR="00000000" w:rsidDel="00000000" w:rsidP="00000000" w:rsidRDefault="00000000" w:rsidRPr="00000000" w14:paraId="00000047">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567"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c38epvu9vdsg">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2.3.2. Giao diện quản lý chi nhánh</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73</w:t>
      </w:r>
    </w:p>
    <w:p w:rsidR="00000000" w:rsidDel="00000000" w:rsidP="00000000" w:rsidRDefault="00000000" w:rsidRPr="00000000" w14:paraId="00000048">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567"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9pah9imezjv1">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2.3.3. Giao diện quản trị viên</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75</w:t>
      </w:r>
    </w:p>
    <w:p w:rsidR="00000000" w:rsidDel="00000000" w:rsidP="00000000" w:rsidRDefault="00000000" w:rsidRPr="00000000" w14:paraId="00000049">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567"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t4ylvmjdsjgd">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2.3.4. Giao diện nhân viên</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76</w:t>
      </w:r>
    </w:p>
    <w:p w:rsidR="00000000" w:rsidDel="00000000" w:rsidP="00000000" w:rsidRDefault="00000000" w:rsidRPr="00000000" w14:paraId="0000004A">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567"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aoeyhsrb9efc">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2.3.5. Giao diện đầu bếp</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76</w:t>
      </w:r>
    </w:p>
    <w:p w:rsidR="00000000" w:rsidDel="00000000" w:rsidP="00000000" w:rsidRDefault="00000000" w:rsidRPr="00000000" w14:paraId="0000004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7xzrmaffnnf0">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3: KẾT QUẢ VÀ PHƯƠNG HƯỚNG PHÁT TRIỂN</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78</w:t>
      </w:r>
    </w:p>
    <w:p w:rsidR="00000000" w:rsidDel="00000000" w:rsidP="00000000" w:rsidRDefault="00000000" w:rsidRPr="00000000" w14:paraId="0000004C">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283"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cfw1nrq4p46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KẾT QUẢ ĐẠT ĐƯỢC</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78</w:t>
      </w:r>
    </w:p>
    <w:p w:rsidR="00000000" w:rsidDel="00000000" w:rsidP="00000000" w:rsidRDefault="00000000" w:rsidRPr="00000000" w14:paraId="0000004D">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567"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ffr670pinn5i">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3.1.1. Kết quả thực hiện các chức năng</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78</w:t>
      </w:r>
    </w:p>
    <w:p>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567" w:right="397" w:firstLine="0"/>
        <w:jc w:val="left"/>
        <w:rPr>
          <w:ins w:id="9431" w:author="Claude" w:date="2026-10-24T12:00: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ins w:id="9430" w:author="Claude" w:date="2026-10-24T12:00:00Z">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3.1.2. Kết quả kiểm thử</w:t>
        </w:r>
      </w:ins>
    </w:p>
    <w:p w:rsidR="00000000" w:rsidDel="00000000" w:rsidP="00000000" w:rsidRDefault="00000000" w:rsidRPr="00000000" w14:paraId="0000004E">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567"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7zm70cjxawq">
        <w:del w:id="9428" w:author="Claude" w:date="2026-10-24T12:00:00Z">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3.1.2.</w:delText>
          </w:r>
        </w:del>
        <w:ins w:id="9429" w:author="Claude" w:date="2026-10-24T12:00:00Z">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3.1.3.</w:t>
          </w:r>
        </w:ins>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Kết luận chung</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79</w:t>
      </w:r>
    </w:p>
    <w:p w:rsidR="00000000" w:rsidDel="00000000" w:rsidP="00000000" w:rsidRDefault="00000000" w:rsidRPr="00000000" w14:paraId="0000004F">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283"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r2vn6buva5zy">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PHƯƠNG HƯỚNG PHÁT TRIỂN</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80</w:t>
      </w:r>
    </w:p>
    <w:p w:rsidR="00000000" w:rsidDel="00000000" w:rsidP="00000000" w:rsidRDefault="00000000" w:rsidRPr="00000000" w14:paraId="0000005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8ny0njthmic2">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LIỆU THAM KHẢO</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82</w:t>
      </w:r>
    </w:p>
    <w:p w:rsidR="00000000" w:rsidDel="00000000" w:rsidP="00000000" w:rsidRDefault="00000000" w:rsidRPr="00000000" w14:paraId="00000051">
      <w:pPr>
        <w:keepNext w:val="1"/>
        <w:keepLines w:val="0"/>
        <w:pageBreakBefore w:val="1"/>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DANH MỤC HÌNH ẢNH</w:t>
      </w:r>
      <w:r>
        <w:rPr>
          <w:rtl w:val="0"/>
        </w:rPr>
      </w:r>
    </w:p>
    <w:p w:rsidR="00000000" w:rsidDel="00000000" w:rsidP="00000000" w:rsidRDefault="00000000" w:rsidRPr="00000000" w14:paraId="00000052">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wwfmf6kl74nw">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 Sơ đồ use case tổng quát.</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29</w:t>
      </w:r>
    </w:p>
    <w:p w:rsidR="00000000" w:rsidDel="00000000" w:rsidP="00000000" w:rsidRDefault="00000000" w:rsidRPr="00000000" w14:paraId="0000005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2soi1hk3ugoy">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 Sơ đồ use case đăng ký.</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30</w:t>
      </w:r>
    </w:p>
    <w:p w:rsidR="00000000" w:rsidDel="00000000" w:rsidP="00000000" w:rsidRDefault="00000000" w:rsidRPr="00000000" w14:paraId="0000005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lpuyrcxieryx">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Sơ đồ use case đăng nhập và đăng xuất.</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30</w:t>
      </w:r>
    </w:p>
    <w:p w:rsidR="00000000" w:rsidDel="00000000" w:rsidP="00000000" w:rsidRDefault="00000000" w:rsidRPr="00000000" w14:paraId="0000005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fx3pgn95snx5">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 Sơ đồ use case tra cứu thực đơn và đặt hàng.</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30</w:t>
      </w:r>
    </w:p>
    <w:p w:rsidR="00000000" w:rsidDel="00000000" w:rsidP="00000000" w:rsidRDefault="00000000" w:rsidRPr="00000000" w14:paraId="0000005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ek2d3ij1dvf7">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5: Sơ đồ use case thanh toán đơn hàng.</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31</w:t>
      </w:r>
    </w:p>
    <w:p w:rsidR="00000000" w:rsidDel="00000000" w:rsidP="00000000" w:rsidRDefault="00000000" w:rsidRPr="00000000" w14:paraId="00000057">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izc3g8sli89u">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6: Sơ đồ use case quản lý hồ sơ và theo dõi đơn hàng.</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31</w:t>
      </w:r>
    </w:p>
    <w:p w:rsidR="00000000" w:rsidDel="00000000" w:rsidP="00000000" w:rsidRDefault="00000000" w:rsidRPr="00000000" w14:paraId="00000058">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fzkp3x9ogiwf">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7: Sơ đồ use case đánh giá đơn hàng.</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32</w:t>
      </w:r>
    </w:p>
    <w:p w:rsidR="00000000" w:rsidDel="00000000" w:rsidP="00000000" w:rsidRDefault="00000000" w:rsidRPr="00000000" w14:paraId="00000059">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7mb48hh3nc2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8: Sơ đồ use case tư vấn thực đơn bằng trợ lý AI.</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32</w:t>
      </w:r>
    </w:p>
    <w:p w:rsidR="00000000" w:rsidDel="00000000" w:rsidP="00000000" w:rsidRDefault="00000000" w:rsidRPr="00000000" w14:paraId="0000005A">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5067gx96j2j0">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9: Sơ đồ use case xử lý đơn hàng chi nhánh.</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33</w:t>
      </w:r>
    </w:p>
    <w:p w:rsidR="00000000" w:rsidDel="00000000" w:rsidP="00000000" w:rsidRDefault="00000000" w:rsidRPr="00000000" w14:paraId="0000005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3y2oe3sgq95y">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10: Sơ đồ use case quản lý thực đơn và giá bán chi nhánh.</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33</w:t>
      </w:r>
    </w:p>
    <w:p w:rsidR="00000000" w:rsidDel="00000000" w:rsidP="00000000" w:rsidRDefault="00000000" w:rsidRPr="00000000" w14:paraId="0000005C">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rmim2z1nduci">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11: Sơ đồ use case quản lý nhân sự và ca làm việc.</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34</w:t>
      </w:r>
    </w:p>
    <w:p w:rsidR="00000000" w:rsidDel="00000000" w:rsidP="00000000" w:rsidRDefault="00000000" w:rsidRPr="00000000" w14:paraId="0000005D">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iwze2hfhnprx">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12: Sơ đồ use case chấm công bằng nhận diện khuôn mặt.</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34</w:t>
      </w:r>
    </w:p>
    <w:p w:rsidR="00000000" w:rsidDel="00000000" w:rsidP="00000000" w:rsidRDefault="00000000" w:rsidRPr="00000000" w14:paraId="0000005E">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ab433nxzjxgz">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13: Sơ đồ use case quản lý bảng lương.</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35</w:t>
      </w:r>
    </w:p>
    <w:p w:rsidR="00000000" w:rsidDel="00000000" w:rsidP="00000000" w:rsidRDefault="00000000" w:rsidRPr="00000000" w14:paraId="0000005F">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6uavlsg7v01b">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14: Sơ đồ use case báo cáo doanh thu.</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35</w:t>
      </w:r>
    </w:p>
    <w:p w:rsidR="00000000" w:rsidDel="00000000" w:rsidP="00000000" w:rsidRDefault="00000000" w:rsidRPr="00000000" w14:paraId="0000006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e0wxaxaobgwl">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15: Sơ đồ use case theo dõi báo cáo và đánh giá chi nhánh.</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36</w:t>
      </w:r>
    </w:p>
    <w:p w:rsidR="00000000" w:rsidDel="00000000" w:rsidP="00000000" w:rsidRDefault="00000000" w:rsidRPr="00000000" w14:paraId="00000061">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8gi2wag3cv0f">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16: Sơ đồ use case quản trị hệ thống và cấp tài khoản quản lý.</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36</w:t>
      </w:r>
    </w:p>
    <w:p w:rsidR="00000000" w:rsidDel="00000000" w:rsidP="00000000" w:rsidRDefault="00000000" w:rsidRPr="00000000" w14:paraId="00000062">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v6z694bcisg4">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17: Sơ đồ class.</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52</w:t>
      </w:r>
    </w:p>
    <w:p w:rsidR="00000000" w:rsidDel="00000000" w:rsidP="00000000" w:rsidRDefault="00000000" w:rsidRPr="00000000" w14:paraId="0000006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at55lal0n0d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18: Sơ đồ cơ sở dữ liệu quan hệ.</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52</w:t>
      </w:r>
    </w:p>
    <w:p w:rsidR="00000000" w:rsidDel="00000000" w:rsidP="00000000" w:rsidRDefault="00000000" w:rsidRPr="00000000" w14:paraId="0000006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19qu4k6w0v6i">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19: Giao diện trang chủ.</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63</w:t>
      </w:r>
    </w:p>
    <w:p w:rsidR="00000000" w:rsidDel="00000000" w:rsidP="00000000" w:rsidRDefault="00000000" w:rsidRPr="00000000" w14:paraId="0000006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5ornwdzggec">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20: Giao diện danh mục.</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63</w:t>
      </w:r>
    </w:p>
    <w:p w:rsidR="00000000" w:rsidDel="00000000" w:rsidP="00000000" w:rsidRDefault="00000000" w:rsidRPr="00000000" w14:paraId="0000006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frt011cgdvcx">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21: Giao diện đăng ký.</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64</w:t>
      </w:r>
    </w:p>
    <w:p w:rsidR="00000000" w:rsidDel="00000000" w:rsidP="00000000" w:rsidRDefault="00000000" w:rsidRPr="00000000" w14:paraId="00000067">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y069qejvcmal">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22: Giao diện đăng nhập.</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64</w:t>
      </w:r>
    </w:p>
    <w:p w:rsidR="00000000" w:rsidDel="00000000" w:rsidP="00000000" w:rsidRDefault="00000000" w:rsidRPr="00000000" w14:paraId="00000068">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pm4oujkoe2q5">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23: Giao diện menu khách hàng.</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64</w:t>
      </w:r>
    </w:p>
    <w:p w:rsidR="00000000" w:rsidDel="00000000" w:rsidP="00000000" w:rsidRDefault="00000000" w:rsidRPr="00000000" w14:paraId="00000069">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szs8v8un78t5">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24: Giao diện hồ sơ khách hàng.</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65</w:t>
      </w:r>
    </w:p>
    <w:p w:rsidR="00000000" w:rsidDel="00000000" w:rsidP="00000000" w:rsidRDefault="00000000" w:rsidRPr="00000000" w14:paraId="0000006A">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7b9yi6dgd5jy">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25: Giao diện đơn hàng.</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65</w:t>
      </w:r>
    </w:p>
    <w:p w:rsidR="00000000" w:rsidDel="00000000" w:rsidP="00000000" w:rsidRDefault="00000000" w:rsidRPr="00000000" w14:paraId="0000006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ia7o1cv15le0">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26: Giao diện trang yêu thích.</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65</w:t>
      </w:r>
    </w:p>
    <w:p w:rsidR="00000000" w:rsidDel="00000000" w:rsidP="00000000" w:rsidRDefault="00000000" w:rsidRPr="00000000" w14:paraId="0000006C">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lfee7cqymy3g">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27: Giao diện trang thông báo khách hàng.</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66</w:t>
      </w:r>
    </w:p>
    <w:p w:rsidR="00000000" w:rsidDel="00000000" w:rsidP="00000000" w:rsidRDefault="00000000" w:rsidRPr="00000000" w14:paraId="0000006D">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mna6stpfgcdt">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28: Giao diện voucher.</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66</w:t>
      </w:r>
    </w:p>
    <w:p w:rsidR="00000000" w:rsidDel="00000000" w:rsidP="00000000" w:rsidRDefault="00000000" w:rsidRPr="00000000" w14:paraId="0000006E">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esuds5uh5n21">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29: Giao diện địa chỉ.</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67</w:t>
      </w:r>
    </w:p>
    <w:p w:rsidR="00000000" w:rsidDel="00000000" w:rsidP="00000000" w:rsidRDefault="00000000" w:rsidRPr="00000000" w14:paraId="0000006F">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fx7klqwqpx64">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30: Giao diện về chúng tôi.</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67</w:t>
      </w:r>
    </w:p>
    <w:p w:rsidR="00000000" w:rsidDel="00000000" w:rsidP="00000000" w:rsidRDefault="00000000" w:rsidRPr="00000000" w14:paraId="0000007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etf3dprz67o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 Giao diện hỗ trợ.</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67</w:t>
      </w:r>
    </w:p>
    <w:p w:rsidR="00000000" w:rsidDel="00000000" w:rsidP="00000000" w:rsidRDefault="00000000" w:rsidRPr="00000000" w14:paraId="00000071">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e99bxs9oquvp">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32: Giao diện chính sách bảo mật.</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68</w:t>
      </w:r>
    </w:p>
    <w:p w:rsidR="00000000" w:rsidDel="00000000" w:rsidP="00000000" w:rsidRDefault="00000000" w:rsidRPr="00000000" w14:paraId="00000072">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812218fo5z80">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33: Giao diện chọn chi nhánh.</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68</w:t>
      </w:r>
    </w:p>
    <w:p w:rsidR="00000000" w:rsidDel="00000000" w:rsidP="00000000" w:rsidRDefault="00000000" w:rsidRPr="00000000" w14:paraId="0000007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h6gu6fq03gyd">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34: Giao diện giỏ hàng.</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69</w:t>
      </w:r>
    </w:p>
    <w:p w:rsidR="00000000" w:rsidDel="00000000" w:rsidP="00000000" w:rsidRDefault="00000000" w:rsidRPr="00000000" w14:paraId="0000007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iq0g5x6a5bkt">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35: Giao diện thanh toán.</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69</w:t>
      </w:r>
    </w:p>
    <w:p w:rsidR="00000000" w:rsidDel="00000000" w:rsidP="00000000" w:rsidRDefault="00000000" w:rsidRPr="00000000" w14:paraId="0000007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54q0ddps6eki">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36: Giao diện thanh toán thành công.</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69</w:t>
      </w:r>
    </w:p>
    <w:p w:rsidR="00000000" w:rsidDel="00000000" w:rsidP="00000000" w:rsidRDefault="00000000" w:rsidRPr="00000000" w14:paraId="0000007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jmus5dvmst6t">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37: Giao diện tìm kiếm món ngay khi gõ.</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70</w:t>
      </w:r>
    </w:p>
    <w:p w:rsidR="00000000" w:rsidDel="00000000" w:rsidP="00000000" w:rsidRDefault="00000000" w:rsidRPr="00000000" w14:paraId="00000077">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pz8tl1k7bt83">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38: Giao diện món bán chạy của chi nhánh.</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70</w:t>
      </w:r>
    </w:p>
    <w:p w:rsidR="00000000" w:rsidDel="00000000" w:rsidP="00000000" w:rsidRDefault="00000000" w:rsidRPr="00000000" w14:paraId="00000078">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e28154ac2ndt">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39: Giao diện trợ lý chatbot.</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71</w:t>
      </w:r>
    </w:p>
    <w:p w:rsidR="00000000" w:rsidDel="00000000" w:rsidP="00000000" w:rsidRDefault="00000000" w:rsidRPr="00000000" w14:paraId="00000079">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vxzz7caaxja2">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40: Giao diện trên điện thoại.</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72</w:t>
      </w:r>
    </w:p>
    <w:p w:rsidR="00000000" w:rsidDel="00000000" w:rsidP="00000000" w:rsidRDefault="00000000" w:rsidRPr="00000000" w14:paraId="0000007A">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27w0dgfvzfrb">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41: Giao diện tổng quan chi nhánh.</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73</w:t>
      </w:r>
    </w:p>
    <w:p w:rsidR="00000000" w:rsidDel="00000000" w:rsidP="00000000" w:rsidRDefault="00000000" w:rsidRPr="00000000" w14:paraId="0000007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pe6r0d6m2sny">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42: Giao diện thực đơn và giá bán chi nhánh.</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74</w:t>
      </w:r>
    </w:p>
    <w:p w:rsidR="00000000" w:rsidDel="00000000" w:rsidP="00000000" w:rsidRDefault="00000000" w:rsidRPr="00000000" w14:paraId="0000007C">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1nqbqcv2nkbu">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43: Giao diện báo cáo doanh thu.</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74</w:t>
      </w:r>
    </w:p>
    <w:p w:rsidR="00000000" w:rsidDel="00000000" w:rsidP="00000000" w:rsidRDefault="00000000" w:rsidRPr="00000000" w14:paraId="0000007D">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8gxhbsnjrfo9">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44: Giao diện tổng quan toàn chuỗi.</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75</w:t>
      </w:r>
    </w:p>
    <w:p w:rsidR="00000000" w:rsidDel="00000000" w:rsidP="00000000" w:rsidRDefault="00000000" w:rsidRPr="00000000" w14:paraId="0000007E">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d4qo418q1l5o">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45: Giao diện quản lý từ khoá chatbot.</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75</w:t>
      </w:r>
    </w:p>
    <w:p w:rsidR="00000000" w:rsidDel="00000000" w:rsidP="00000000" w:rsidRDefault="00000000" w:rsidRPr="00000000" w14:paraId="0000007F">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2bclclb5cxit">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46: Giao diện tổng quan nhân viên.</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76</w:t>
      </w:r>
    </w:p>
    <w:p w:rsidR="00000000" w:rsidDel="00000000" w:rsidP="00000000" w:rsidRDefault="00000000" w:rsidRPr="00000000" w14:paraId="0000008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8vzrx79pu7mf">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47: Giao diện tổng quan đầu bếp.</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76</w:t>
      </w:r>
    </w:p>
    <w:p w:rsidR="00000000" w:rsidDel="00000000" w:rsidP="00000000" w:rsidRDefault="00000000" w:rsidRPr="00000000" w14:paraId="00000081">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4n8jixgdnuxn">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48: Giao diện màn hình bếp.</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77</w:t>
      </w:r>
    </w:p>
    <w:p w:rsidR="00000000" w:rsidDel="00000000" w:rsidP="00000000" w:rsidRDefault="00000000" w:rsidRPr="00000000" w14:paraId="00000082">
      <w:pPr>
        <w:keepNext w:val="1"/>
        <w:keepLines w:val="0"/>
        <w:pageBreakBefore w:val="1"/>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DANH MỤC BẢNG</w:t>
      </w:r>
      <w:r>
        <w:rPr>
          <w:rtl w:val="0"/>
        </w:rPr>
      </w:r>
    </w:p>
    <w:p w:rsidR="00000000" w:rsidDel="00000000" w:rsidP="00000000" w:rsidRDefault="00000000" w:rsidRPr="00000000" w14:paraId="0000008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vrzpjhqka6yw">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1: Phân công công việc.</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12</w:t>
      </w:r>
    </w:p>
    <w:p w:rsidR="00000000" w:rsidDel="00000000" w:rsidP="00000000" w:rsidRDefault="00000000" w:rsidRPr="00000000" w14:paraId="0000008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7kg5h0jdp1f0">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 Tiến trình thực hiện.</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13</w:t>
      </w:r>
    </w:p>
    <w:p w:rsidR="00000000" w:rsidDel="00000000" w:rsidP="00000000" w:rsidRDefault="00000000" w:rsidRPr="00000000" w14:paraId="0000008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dgchxavcu22d">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 Các chức năng chính của hệ thống.</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19</w:t>
      </w:r>
    </w:p>
    <w:p w:rsidR="00000000" w:rsidDel="00000000" w:rsidP="00000000" w:rsidRDefault="00000000" w:rsidRPr="00000000" w14:paraId="0000008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g0o5gl6hh9ms">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4: Mối liên hệ giữa người dùng và chức năng.</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22</w:t>
      </w:r>
    </w:p>
    <w:p w:rsidR="00000000" w:rsidDel="00000000" w:rsidP="00000000" w:rsidRDefault="00000000" w:rsidRPr="00000000" w14:paraId="00000087">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1m1d1zvift07">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5: Danh sách các use case.</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27</w:t>
      </w:r>
    </w:p>
    <w:p w:rsidR="00000000" w:rsidDel="00000000" w:rsidP="00000000" w:rsidRDefault="00000000" w:rsidRPr="00000000" w14:paraId="00000088">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u6n6fu5pm9hd">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6: Danh sách các actor.</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29</w:t>
      </w:r>
    </w:p>
    <w:p w:rsidR="00000000" w:rsidDel="00000000" w:rsidP="00000000" w:rsidRDefault="00000000" w:rsidRPr="00000000" w14:paraId="00000089">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r46ie4srx5yf">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7: Đặc tả UC01 – Đăng ký.</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37</w:t>
      </w:r>
    </w:p>
    <w:p w:rsidR="00000000" w:rsidDel="00000000" w:rsidP="00000000" w:rsidRDefault="00000000" w:rsidRPr="00000000" w14:paraId="0000008A">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q7tts5u9hryx">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8: Đặc tả UC02 – Đăng nhập và đăng xuất.</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38</w:t>
      </w:r>
    </w:p>
    <w:p w:rsidR="00000000" w:rsidDel="00000000" w:rsidP="00000000" w:rsidRDefault="00000000" w:rsidRPr="00000000" w14:paraId="0000008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3fbszvlgqvji">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9: Đặc tả UC03 – Tra cứu thực đơn và đặt hàng.</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39</w:t>
      </w:r>
    </w:p>
    <w:p w:rsidR="00000000" w:rsidDel="00000000" w:rsidP="00000000" w:rsidRDefault="00000000" w:rsidRPr="00000000" w14:paraId="0000008C">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unk27ykaeklw">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10: Đặc tả UC04 – Thanh toán đơn hàng.</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40</w:t>
      </w:r>
    </w:p>
    <w:p w:rsidR="00000000" w:rsidDel="00000000" w:rsidP="00000000" w:rsidRDefault="00000000" w:rsidRPr="00000000" w14:paraId="0000008D">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mbi78yaehvzf">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11: Đặc tả UC05 – Quản lý hồ sơ và theo dõi đơn hàng.</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41</w:t>
      </w:r>
    </w:p>
    <w:p w:rsidR="00000000" w:rsidDel="00000000" w:rsidP="00000000" w:rsidRDefault="00000000" w:rsidRPr="00000000" w14:paraId="0000008E">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h3wh5wcf5t4z">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12: Đặc tả UC06 – Đánh giá đơn hàng.</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42</w:t>
      </w:r>
    </w:p>
    <w:p w:rsidR="00000000" w:rsidDel="00000000" w:rsidP="00000000" w:rsidRDefault="00000000" w:rsidRPr="00000000" w14:paraId="0000008F">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mezaebaqcn5b">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13: Đặc tả UC07 – Tư vấn thực đơn bằng trợ lý AI.</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43</w:t>
      </w:r>
    </w:p>
    <w:p w:rsidR="00000000" w:rsidDel="00000000" w:rsidP="00000000" w:rsidRDefault="00000000" w:rsidRPr="00000000" w14:paraId="0000009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jucos9i0idnc">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14: Đặc tả UC08 – Xử lý đơn hàng chi nhánh.</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44</w:t>
      </w:r>
    </w:p>
    <w:p w:rsidR="00000000" w:rsidDel="00000000" w:rsidP="00000000" w:rsidRDefault="00000000" w:rsidRPr="00000000" w14:paraId="00000091">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wggjfi3ty30w">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15: Đặc tả UC09 – Quản lý thực đơn và giá bán chi nhánh.</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45</w:t>
      </w:r>
    </w:p>
    <w:p w:rsidR="00000000" w:rsidDel="00000000" w:rsidP="00000000" w:rsidRDefault="00000000" w:rsidRPr="00000000" w14:paraId="00000092">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4untiw53bn4n">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16: Đặc tả UC10 – Quản lý nhân sự và ca làm việc.</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46</w:t>
      </w:r>
    </w:p>
    <w:p w:rsidR="00000000" w:rsidDel="00000000" w:rsidP="00000000" w:rsidRDefault="00000000" w:rsidRPr="00000000" w14:paraId="0000009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qc47wvqbbvo9">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17: Đặc tả UC11 – Chấm công bằng nhận diện khuôn mặt.</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47</w:t>
      </w:r>
    </w:p>
    <w:p w:rsidR="00000000" w:rsidDel="00000000" w:rsidP="00000000" w:rsidRDefault="00000000" w:rsidRPr="00000000" w14:paraId="0000009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tgb2glyy8nks">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18: Đặc tả UC12 – Quản lý bảng lương.</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48</w:t>
      </w:r>
    </w:p>
    <w:p w:rsidR="00000000" w:rsidDel="00000000" w:rsidP="00000000" w:rsidRDefault="00000000" w:rsidRPr="00000000" w14:paraId="0000009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ze7pb31l2bs4">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19: Đặc tả UC13 – Báo cáo doanh thu.</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49</w:t>
      </w:r>
    </w:p>
    <w:p w:rsidR="00000000" w:rsidDel="00000000" w:rsidP="00000000" w:rsidRDefault="00000000" w:rsidRPr="00000000" w14:paraId="0000009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p8iqtoq0nsq4">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20: Đặc tả UC14 – Theo dõi báo cáo và đánh giá chi nhánh.</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50</w:t>
      </w:r>
    </w:p>
    <w:p w:rsidR="00000000" w:rsidDel="00000000" w:rsidP="00000000" w:rsidRDefault="00000000" w:rsidRPr="00000000" w14:paraId="00000097">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cnzvpiy4xyuc">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21: Đặc tả UC15 – Quản trị tài khoản hệ thống và cấp phát tài khoản quản lý.</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51</w:t>
      </w:r>
    </w:p>
    <w:p w:rsidR="00000000" w:rsidDel="00000000" w:rsidP="00000000" w:rsidRDefault="00000000" w:rsidRPr="00000000" w14:paraId="00000098">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dhkb43mrjsmf">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22: Đặc tả dữ liệu bảng branches.</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53</w:t>
      </w:r>
    </w:p>
    <w:p w:rsidR="00000000" w:rsidDel="00000000" w:rsidP="00000000" w:rsidRDefault="00000000" w:rsidRPr="00000000" w14:paraId="00000099">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uumgz32tfg2d">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23: Đặc tả dữ liệu bảng users.</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54</w:t>
      </w:r>
    </w:p>
    <w:p w:rsidR="00000000" w:rsidDel="00000000" w:rsidP="00000000" w:rsidRDefault="00000000" w:rsidRPr="00000000" w14:paraId="0000009A">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s5w0hoe6yp3">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24: Đặc tả dữ liệu bảng categories.</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55</w:t>
      </w:r>
    </w:p>
    <w:p w:rsidR="00000000" w:rsidDel="00000000" w:rsidP="00000000" w:rsidRDefault="00000000" w:rsidRPr="00000000" w14:paraId="0000009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yuhcqsupc47a">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25: Đặc tả dữ liệu bảng menu_items.</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55</w:t>
      </w:r>
    </w:p>
    <w:p w:rsidR="00000000" w:rsidDel="00000000" w:rsidP="00000000" w:rsidRDefault="00000000" w:rsidRPr="00000000" w14:paraId="0000009C">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stapx54zq4ai">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26: Đặc tả dữ liệu bảng branch_menu_items.</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56</w:t>
      </w:r>
    </w:p>
    <w:p w:rsidR="00000000" w:rsidDel="00000000" w:rsidP="00000000" w:rsidRDefault="00000000" w:rsidRPr="00000000" w14:paraId="0000009D">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vwtsscph378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27: Đặc tả dữ liệu bảng orders.</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57</w:t>
      </w:r>
    </w:p>
    <w:p w:rsidR="00000000" w:rsidDel="00000000" w:rsidP="00000000" w:rsidRDefault="00000000" w:rsidRPr="00000000" w14:paraId="0000009E">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7lkh5eyvcmxe">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28: Đặc tả dữ liệu bảng order_items.</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58</w:t>
      </w:r>
    </w:p>
    <w:p w:rsidR="00000000" w:rsidDel="00000000" w:rsidP="00000000" w:rsidRDefault="00000000" w:rsidRPr="00000000" w14:paraId="0000009F">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xiae8y5xbyl2">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29: Đặc tả dữ liệu bảng coupons.</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59</w:t>
      </w:r>
    </w:p>
    <w:p w:rsidR="00000000" w:rsidDel="00000000" w:rsidP="00000000" w:rsidRDefault="00000000" w:rsidRPr="00000000" w14:paraId="000000A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8mdgowv87ahz">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30: Đặc tả dữ liệu bảng reviews.</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60</w:t>
      </w:r>
    </w:p>
    <w:p w:rsidR="00000000" w:rsidDel="00000000" w:rsidP="00000000" w:rsidRDefault="00000000" w:rsidRPr="00000000" w14:paraId="000000A1">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ekrge9ooyrjd">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31: Đặc tả dữ liệu bảng ai_chat_sessions.</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60</w:t>
      </w:r>
    </w:p>
    <w:p w:rsidR="00000000" w:rsidDel="00000000" w:rsidP="00000000" w:rsidRDefault="00000000" w:rsidRPr="00000000" w14:paraId="000000A2">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l5ke99qptujc">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32: Đặc tả dữ liệu bảng shifts.</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61</w:t>
      </w:r>
    </w:p>
    <w:p w:rsidR="00000000" w:rsidDel="00000000" w:rsidP="00000000" w:rsidRDefault="00000000" w:rsidRPr="00000000" w14:paraId="000000A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dzulxr39t7j1">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33: Đặc tả dữ liệu bảng attendances.</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61</w:t>
      </w:r>
    </w:p>
    <w:p w:rsidR="00000000" w:rsidDel="00000000" w:rsidP="00000000" w:rsidRDefault="00000000" w:rsidRPr="00000000" w14:paraId="000000A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mc8j8gawkv">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34: Đặc tả dữ liệu bảng payrolls.</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62</w:t>
      </w:r>
    </w:p>
    <w:p w:rsidR="00000000" w:rsidDel="00000000" w:rsidP="00000000" w:rsidRDefault="00000000" w:rsidRPr="00000000" w14:paraId="000000A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8l8mdjo8jzop">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35: Đặc tả dữ liệu bảng face_descriptors.</w:t>
        </w:r>
      </w:hyperlink>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63</w:t>
      </w:r>
    </w:p>
    <w:p>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ins w:id="9433" w:author="Claude" w:date="2026-10-24T12:00: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ins w:id="9432" w:author="Claude" w:date="2026-10-24T12:00:00Z">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36: Đặc tả dữ liệu bảng order_histories.</w:t>
        </w:r>
      </w:ins>
    </w:p>
    <w:p>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ins w:id="9435" w:author="Claude" w:date="2026-10-24T12:00: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ins w:id="9434" w:author="Claude" w:date="2026-10-24T12:00:00Z">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37: Đặc tả dữ liệu bảng payroll_adjustments.</w:t>
        </w:r>
      </w:ins>
    </w:p>
    <w:p>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ins w:id="9437" w:author="Claude" w:date="2026-10-24T12:00: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ins w:id="9436" w:author="Claude" w:date="2026-10-24T12:00:00Z">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38: Đặc tả dữ liệu bảng shift_assignments.</w:t>
        </w:r>
      </w:ins>
    </w:p>
    <w:p>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ins w:id="9439" w:author="Claude" w:date="2026-10-24T12:00: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ins w:id="9438" w:author="Claude" w:date="2026-10-24T12:00:00Z">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39: Đặc tả dữ liệu bảng kiosk_devices.</w:t>
        </w:r>
      </w:ins>
    </w:p>
    <w:p>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957"/>
        </w:tabs>
        <w:spacing w:after="40" w:before="0" w:line="264" w:lineRule="auto"/>
        <w:ind w:left="0" w:right="397" w:firstLine="0"/>
        <w:jc w:val="left"/>
        <w:rPr>
          <w:ins w:id="9441" w:author="Claude" w:date="2026-10-24T12:00: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ins w:id="9440" w:author="Claude" w:date="2026-10-24T12:00:00Z">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40: Một số kịch bản kiểm thử tiêu biểu.</w:t>
        </w:r>
      </w:ins>
    </w:p>
    <w:bookmarkStart w:colFirst="0" w:colLast="0" w:name="6b0d6vh0far1" w:id="2"/>
    <w:bookmarkEnd w:id="2"/>
    <w:p w:rsidR="00000000" w:rsidDel="00000000" w:rsidP="00000000" w:rsidRDefault="00000000" w:rsidRPr="00000000" w14:paraId="000000A6">
      <w:pPr>
        <w:keepNext w:val="1"/>
        <w:keepLines w:val="0"/>
        <w:pageBreakBefore w:val="1"/>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DANH MỤC TỪ VIẾT TẮT</w:t>
      </w:r>
    </w:p>
    <w:tbl>
      <w:tblPr>
        <w:tblStyle w:val="Table1"/>
        <w:tblW w:w="90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1703"/>
        <w:gridCol w:w="6512"/>
        <w:tblGridChange w:id="0">
          <w:tblGrid>
            <w:gridCol w:w="846"/>
            <w:gridCol w:w="1703"/>
            <w:gridCol w:w="6512"/>
          </w:tblGrid>
        </w:tblGridChange>
      </w:tblGrid>
      <w:tr>
        <w:trPr>
          <w:cantSplit w:val="1"/>
          <w:tblHeader w:val="1"/>
        </w:trPr>
        <w:tc>
          <w:tcPr>
            <w:shd w:fill="ededed" w:val="clear"/>
            <w:vAlign w:val="center"/>
          </w:tcPr>
          <w:p w:rsidR="00000000" w:rsidDel="00000000" w:rsidP="00000000" w:rsidRDefault="00000000" w:rsidRPr="00000000" w14:paraId="000000A7">
            <w:pPr>
              <w:keepNext w:val="1"/>
              <w:spacing w:after="40" w:before="40" w:line="252.00000000000003" w:lineRule="auto"/>
              <w:jc w:val="center"/>
              <w:rPr>
                <w:b w:val="1"/>
                <w:bCs w:val="1"/>
              </w:rPr>
            </w:pPr>
            <w:r>
              <w:rPr>
                <w:b w:val="1"/>
                <w:bCs w:val="1"/>
                <w:rtl w:val="0"/>
              </w:rPr>
              <w:t xml:space="preserve">STT</w:t>
            </w:r>
          </w:p>
        </w:tc>
        <w:tc>
          <w:tcPr>
            <w:shd w:fill="ededed" w:val="clear"/>
            <w:vAlign w:val="center"/>
          </w:tcPr>
          <w:p w:rsidR="00000000" w:rsidDel="00000000" w:rsidP="00000000" w:rsidRDefault="00000000" w:rsidRPr="00000000" w14:paraId="000000A8">
            <w:pPr>
              <w:keepNext w:val="1"/>
              <w:spacing w:after="40" w:before="40" w:line="252.00000000000003" w:lineRule="auto"/>
              <w:jc w:val="center"/>
              <w:rPr>
                <w:b w:val="1"/>
                <w:bCs w:val="1"/>
              </w:rPr>
            </w:pPr>
            <w:r>
              <w:rPr>
                <w:b w:val="1"/>
                <w:bCs w:val="1"/>
                <w:rtl w:val="0"/>
              </w:rPr>
              <w:t xml:space="preserve">Từ viết tắt</w:t>
            </w:r>
          </w:p>
        </w:tc>
        <w:tc>
          <w:tcPr>
            <w:shd w:fill="ededed" w:val="clear"/>
            <w:vAlign w:val="center"/>
          </w:tcPr>
          <w:p w:rsidR="00000000" w:rsidDel="00000000" w:rsidP="00000000" w:rsidRDefault="00000000" w:rsidRPr="00000000" w14:paraId="000000A9">
            <w:pPr>
              <w:keepNext w:val="1"/>
              <w:spacing w:after="40" w:before="40" w:line="252.00000000000003" w:lineRule="auto"/>
              <w:jc w:val="center"/>
              <w:rPr>
                <w:b w:val="1"/>
                <w:bCs w:val="1"/>
              </w:rPr>
            </w:pPr>
            <w:r>
              <w:rPr>
                <w:b w:val="1"/>
                <w:bCs w:val="1"/>
                <w:rtl w:val="0"/>
              </w:rPr>
              <w:t xml:space="preserve">Tên viết tắt</w:t>
            </w:r>
          </w:p>
        </w:tc>
      </w:tr>
      <w:tr>
        <w:trPr>
          <w:cantSplit w:val="1"/>
          <w:tblHeader w:val="0"/>
        </w:trPr>
        <w:tc>
          <w:tcPr>
            <w:vAlign w:val="center"/>
          </w:tcPr>
          <w:p w:rsidR="00000000" w:rsidDel="00000000" w:rsidP="00000000" w:rsidRDefault="00000000" w:rsidRPr="00000000" w14:paraId="000000AA">
            <w:pPr>
              <w:spacing w:after="40" w:before="40" w:line="252.00000000000003" w:lineRule="auto"/>
              <w:jc w:val="center"/>
              <w:rPr>
                <w:b w:val="1"/>
                <w:bCs w:val="1"/>
              </w:rPr>
            </w:pPr>
            <w:r>
              <w:rPr>
                <w:b w:val="1"/>
                <w:bCs w:val="1"/>
                <w:rtl w:val="0"/>
              </w:rPr>
              <w:t xml:space="preserve">1</w:t>
            </w:r>
          </w:p>
        </w:tc>
        <w:tc>
          <w:tcPr>
            <w:vAlign w:val="center"/>
          </w:tcPr>
          <w:p w:rsidR="00000000" w:rsidDel="00000000" w:rsidP="00000000" w:rsidRDefault="00000000" w:rsidRPr="00000000" w14:paraId="000000AB">
            <w:pPr>
              <w:spacing w:after="40" w:before="40" w:line="252.00000000000003" w:lineRule="auto"/>
              <w:jc w:val="center"/>
              <w:rPr/>
            </w:pPr>
            <w:r>
              <w:rPr>
                <w:rtl w:val="0"/>
              </w:rPr>
              <w:t xml:space="preserve">UC</w:t>
            </w:r>
          </w:p>
        </w:tc>
        <w:tc>
          <w:tcPr>
            <w:vAlign w:val="center"/>
          </w:tcPr>
          <w:p w:rsidR="00000000" w:rsidDel="00000000" w:rsidP="00000000" w:rsidRDefault="00000000" w:rsidRPr="00000000" w14:paraId="000000AC">
            <w:pPr>
              <w:spacing w:after="40" w:before="40" w:line="252.00000000000003" w:lineRule="auto"/>
              <w:jc w:val="center"/>
              <w:rPr/>
            </w:pPr>
            <w:r>
              <w:rPr>
                <w:rtl w:val="0"/>
              </w:rPr>
              <w:t xml:space="preserve">Use Case</w:t>
            </w:r>
          </w:p>
        </w:tc>
      </w:tr>
      <w:tr>
        <w:trPr>
          <w:cantSplit w:val="1"/>
          <w:tblHeader w:val="0"/>
        </w:trPr>
        <w:tc>
          <w:tcPr>
            <w:vAlign w:val="center"/>
          </w:tcPr>
          <w:p w:rsidR="00000000" w:rsidDel="00000000" w:rsidP="00000000" w:rsidRDefault="00000000" w:rsidRPr="00000000" w14:paraId="000000AD">
            <w:pPr>
              <w:spacing w:after="40" w:before="40" w:line="252.00000000000003" w:lineRule="auto"/>
              <w:jc w:val="center"/>
              <w:rPr>
                <w:b w:val="1"/>
                <w:bCs w:val="1"/>
              </w:rPr>
            </w:pPr>
            <w:r>
              <w:rPr>
                <w:b w:val="1"/>
                <w:bCs w:val="1"/>
                <w:rtl w:val="0"/>
              </w:rPr>
              <w:t xml:space="preserve">2</w:t>
            </w:r>
          </w:p>
        </w:tc>
        <w:tc>
          <w:tcPr>
            <w:vAlign w:val="center"/>
          </w:tcPr>
          <w:p w:rsidR="00000000" w:rsidDel="00000000" w:rsidP="00000000" w:rsidRDefault="00000000" w:rsidRPr="00000000" w14:paraId="000000AE">
            <w:pPr>
              <w:spacing w:after="40" w:before="40" w:line="252.00000000000003" w:lineRule="auto"/>
              <w:jc w:val="center"/>
              <w:rPr/>
            </w:pPr>
            <w:r>
              <w:rPr>
                <w:rtl w:val="0"/>
              </w:rPr>
              <w:t xml:space="preserve">B2C</w:t>
            </w:r>
          </w:p>
        </w:tc>
        <w:tc>
          <w:tcPr>
            <w:vAlign w:val="center"/>
          </w:tcPr>
          <w:p w:rsidR="00000000" w:rsidDel="00000000" w:rsidP="00000000" w:rsidRDefault="00000000" w:rsidRPr="00000000" w14:paraId="000000AF">
            <w:pPr>
              <w:spacing w:after="40" w:before="40" w:line="252.00000000000003" w:lineRule="auto"/>
              <w:jc w:val="center"/>
              <w:rPr/>
            </w:pPr>
            <w:r>
              <w:rPr>
                <w:rtl w:val="0"/>
              </w:rPr>
              <w:t xml:space="preserve">Business to Consumer</w:t>
            </w:r>
          </w:p>
        </w:tc>
      </w:tr>
      <w:tr>
        <w:trPr>
          <w:cantSplit w:val="1"/>
          <w:tblHeader w:val="0"/>
        </w:trPr>
        <w:tc>
          <w:tcPr>
            <w:vAlign w:val="center"/>
          </w:tcPr>
          <w:p w:rsidR="00000000" w:rsidDel="00000000" w:rsidP="00000000" w:rsidRDefault="00000000" w:rsidRPr="00000000" w14:paraId="000000B0">
            <w:pPr>
              <w:spacing w:after="40" w:before="40" w:line="252.00000000000003" w:lineRule="auto"/>
              <w:jc w:val="center"/>
              <w:rPr>
                <w:b w:val="1"/>
                <w:bCs w:val="1"/>
              </w:rPr>
            </w:pPr>
            <w:r>
              <w:rPr>
                <w:b w:val="1"/>
                <w:bCs w:val="1"/>
                <w:rtl w:val="0"/>
              </w:rPr>
              <w:t xml:space="preserve">3</w:t>
            </w:r>
          </w:p>
        </w:tc>
        <w:tc>
          <w:tcPr>
            <w:vAlign w:val="center"/>
          </w:tcPr>
          <w:p w:rsidR="00000000" w:rsidDel="00000000" w:rsidP="00000000" w:rsidRDefault="00000000" w:rsidRPr="00000000" w14:paraId="000000B1">
            <w:pPr>
              <w:spacing w:after="40" w:before="40" w:line="252.00000000000003" w:lineRule="auto"/>
              <w:jc w:val="center"/>
              <w:rPr/>
            </w:pPr>
            <w:r>
              <w:rPr>
                <w:rtl w:val="0"/>
              </w:rPr>
              <w:t xml:space="preserve">API</w:t>
            </w:r>
          </w:p>
        </w:tc>
        <w:tc>
          <w:tcPr>
            <w:vAlign w:val="center"/>
          </w:tcPr>
          <w:p w:rsidR="00000000" w:rsidDel="00000000" w:rsidP="00000000" w:rsidRDefault="00000000" w:rsidRPr="00000000" w14:paraId="000000B2">
            <w:pPr>
              <w:spacing w:after="40" w:before="40" w:line="252.00000000000003" w:lineRule="auto"/>
              <w:jc w:val="center"/>
              <w:rPr/>
            </w:pPr>
            <w:r>
              <w:rPr>
                <w:rtl w:val="0"/>
              </w:rPr>
              <w:t xml:space="preserve">Application Programming Interface</w:t>
            </w:r>
          </w:p>
        </w:tc>
      </w:tr>
      <w:tr>
        <w:trPr>
          <w:cantSplit w:val="1"/>
          <w:tblHeader w:val="0"/>
        </w:trPr>
        <w:tc>
          <w:tcPr>
            <w:vAlign w:val="center"/>
          </w:tcPr>
          <w:p w:rsidR="00000000" w:rsidDel="00000000" w:rsidP="00000000" w:rsidRDefault="00000000" w:rsidRPr="00000000" w14:paraId="000000B3">
            <w:pPr>
              <w:spacing w:after="40" w:before="40" w:line="252.00000000000003" w:lineRule="auto"/>
              <w:jc w:val="center"/>
              <w:rPr>
                <w:b w:val="1"/>
                <w:bCs w:val="1"/>
              </w:rPr>
            </w:pPr>
            <w:r>
              <w:rPr>
                <w:b w:val="1"/>
                <w:bCs w:val="1"/>
                <w:rtl w:val="0"/>
              </w:rPr>
              <w:t xml:space="preserve">4</w:t>
            </w:r>
          </w:p>
        </w:tc>
        <w:tc>
          <w:tcPr>
            <w:vAlign w:val="center"/>
          </w:tcPr>
          <w:p w:rsidR="00000000" w:rsidDel="00000000" w:rsidP="00000000" w:rsidRDefault="00000000" w:rsidRPr="00000000" w14:paraId="000000B4">
            <w:pPr>
              <w:spacing w:after="40" w:before="40" w:line="252.00000000000003" w:lineRule="auto"/>
              <w:jc w:val="center"/>
              <w:rPr/>
            </w:pPr>
            <w:r>
              <w:rPr>
                <w:rtl w:val="0"/>
              </w:rPr>
              <w:t xml:space="preserve">UML</w:t>
            </w:r>
          </w:p>
        </w:tc>
        <w:tc>
          <w:tcPr>
            <w:vAlign w:val="center"/>
          </w:tcPr>
          <w:p w:rsidR="00000000" w:rsidDel="00000000" w:rsidP="00000000" w:rsidRDefault="00000000" w:rsidRPr="00000000" w14:paraId="000000B5">
            <w:pPr>
              <w:spacing w:after="40" w:before="40" w:line="252.00000000000003" w:lineRule="auto"/>
              <w:jc w:val="center"/>
              <w:rPr/>
            </w:pPr>
            <w:r>
              <w:rPr>
                <w:rtl w:val="0"/>
              </w:rPr>
              <w:t xml:space="preserve">Unified Modeling Language</w:t>
            </w:r>
          </w:p>
        </w:tc>
      </w:tr>
      <w:tr>
        <w:trPr>
          <w:cantSplit w:val="1"/>
          <w:tblHeader w:val="0"/>
        </w:trPr>
        <w:tc>
          <w:tcPr>
            <w:vAlign w:val="center"/>
          </w:tcPr>
          <w:p w:rsidR="00000000" w:rsidDel="00000000" w:rsidP="00000000" w:rsidRDefault="00000000" w:rsidRPr="00000000" w14:paraId="000000B6">
            <w:pPr>
              <w:spacing w:after="40" w:before="40" w:line="252.00000000000003" w:lineRule="auto"/>
              <w:jc w:val="center"/>
              <w:rPr>
                <w:b w:val="1"/>
                <w:bCs w:val="1"/>
              </w:rPr>
            </w:pPr>
            <w:r>
              <w:rPr>
                <w:b w:val="1"/>
                <w:bCs w:val="1"/>
                <w:rtl w:val="0"/>
              </w:rPr>
              <w:t xml:space="preserve">5</w:t>
            </w:r>
          </w:p>
        </w:tc>
        <w:tc>
          <w:tcPr>
            <w:vAlign w:val="center"/>
          </w:tcPr>
          <w:p w:rsidR="00000000" w:rsidDel="00000000" w:rsidP="00000000" w:rsidRDefault="00000000" w:rsidRPr="00000000" w14:paraId="000000B7">
            <w:pPr>
              <w:spacing w:after="40" w:before="40" w:line="252.00000000000003" w:lineRule="auto"/>
              <w:jc w:val="center"/>
              <w:rPr/>
            </w:pPr>
            <w:r>
              <w:rPr>
                <w:rtl w:val="0"/>
              </w:rPr>
              <w:t xml:space="preserve">COD</w:t>
            </w:r>
          </w:p>
        </w:tc>
        <w:tc>
          <w:tcPr>
            <w:vAlign w:val="center"/>
          </w:tcPr>
          <w:p w:rsidR="00000000" w:rsidDel="00000000" w:rsidP="00000000" w:rsidRDefault="00000000" w:rsidRPr="00000000" w14:paraId="000000B8">
            <w:pPr>
              <w:spacing w:after="40" w:before="40" w:line="252.00000000000003" w:lineRule="auto"/>
              <w:jc w:val="center"/>
              <w:rPr/>
            </w:pPr>
            <w:r>
              <w:rPr>
                <w:rtl w:val="0"/>
              </w:rPr>
              <w:t xml:space="preserve">Cash on Delivery</w:t>
            </w:r>
          </w:p>
        </w:tc>
      </w:tr>
      <w:tr>
        <w:trPr>
          <w:cantSplit w:val="1"/>
          <w:tblHeader w:val="0"/>
        </w:trPr>
        <w:tc>
          <w:tcPr>
            <w:vAlign w:val="center"/>
          </w:tcPr>
          <w:p w:rsidR="00000000" w:rsidDel="00000000" w:rsidP="00000000" w:rsidRDefault="00000000" w:rsidRPr="00000000" w14:paraId="000000B9">
            <w:pPr>
              <w:spacing w:after="40" w:before="40" w:line="252.00000000000003" w:lineRule="auto"/>
              <w:jc w:val="center"/>
              <w:rPr>
                <w:b w:val="1"/>
                <w:bCs w:val="1"/>
              </w:rPr>
            </w:pPr>
            <w:r>
              <w:rPr>
                <w:b w:val="1"/>
                <w:bCs w:val="1"/>
                <w:rtl w:val="0"/>
              </w:rPr>
              <w:t xml:space="preserve">6</w:t>
            </w:r>
          </w:p>
        </w:tc>
        <w:tc>
          <w:tcPr>
            <w:vAlign w:val="center"/>
          </w:tcPr>
          <w:p w:rsidR="00000000" w:rsidDel="00000000" w:rsidP="00000000" w:rsidRDefault="00000000" w:rsidRPr="00000000" w14:paraId="000000BA">
            <w:pPr>
              <w:spacing w:after="40" w:before="40" w:line="252.00000000000003" w:lineRule="auto"/>
              <w:jc w:val="center"/>
              <w:rPr/>
            </w:pPr>
            <w:r>
              <w:rPr>
                <w:rtl w:val="0"/>
              </w:rPr>
              <w:t xml:space="preserve">PHP</w:t>
            </w:r>
          </w:p>
        </w:tc>
        <w:tc>
          <w:tcPr>
            <w:vAlign w:val="center"/>
          </w:tcPr>
          <w:p w:rsidR="00000000" w:rsidDel="00000000" w:rsidP="00000000" w:rsidRDefault="00000000" w:rsidRPr="00000000" w14:paraId="000000BB">
            <w:pPr>
              <w:spacing w:after="40" w:before="40" w:line="252.00000000000003" w:lineRule="auto"/>
              <w:jc w:val="center"/>
              <w:rPr/>
            </w:pPr>
            <w:r>
              <w:rPr>
                <w:rtl w:val="0"/>
              </w:rPr>
              <w:t xml:space="preserve">Hypertext Preprocessor</w:t>
            </w:r>
          </w:p>
        </w:tc>
      </w:tr>
      <w:tr>
        <w:trPr>
          <w:cantSplit w:val="1"/>
          <w:tblHeader w:val="0"/>
        </w:trPr>
        <w:tc>
          <w:tcPr>
            <w:vAlign w:val="center"/>
          </w:tcPr>
          <w:p w:rsidR="00000000" w:rsidDel="00000000" w:rsidP="00000000" w:rsidRDefault="00000000" w:rsidRPr="00000000" w14:paraId="000000BC">
            <w:pPr>
              <w:spacing w:after="40" w:before="40" w:line="252.00000000000003" w:lineRule="auto"/>
              <w:jc w:val="center"/>
              <w:rPr>
                <w:b w:val="1"/>
                <w:bCs w:val="1"/>
              </w:rPr>
            </w:pPr>
            <w:r>
              <w:rPr>
                <w:b w:val="1"/>
                <w:bCs w:val="1"/>
                <w:rtl w:val="0"/>
              </w:rPr>
              <w:t xml:space="preserve">7</w:t>
            </w:r>
          </w:p>
        </w:tc>
        <w:tc>
          <w:tcPr>
            <w:vAlign w:val="center"/>
          </w:tcPr>
          <w:p w:rsidR="00000000" w:rsidDel="00000000" w:rsidP="00000000" w:rsidRDefault="00000000" w:rsidRPr="00000000" w14:paraId="000000BD">
            <w:pPr>
              <w:spacing w:after="40" w:before="40" w:line="252.00000000000003" w:lineRule="auto"/>
              <w:jc w:val="center"/>
              <w:rPr/>
            </w:pPr>
            <w:r>
              <w:rPr>
                <w:rtl w:val="0"/>
              </w:rPr>
              <w:t xml:space="preserve">HTML</w:t>
            </w:r>
          </w:p>
        </w:tc>
        <w:tc>
          <w:tcPr>
            <w:vAlign w:val="center"/>
          </w:tcPr>
          <w:p w:rsidR="00000000" w:rsidDel="00000000" w:rsidP="00000000" w:rsidRDefault="00000000" w:rsidRPr="00000000" w14:paraId="000000BE">
            <w:pPr>
              <w:spacing w:after="40" w:before="40" w:line="252.00000000000003" w:lineRule="auto"/>
              <w:jc w:val="center"/>
              <w:rPr/>
            </w:pPr>
            <w:r>
              <w:rPr>
                <w:rtl w:val="0"/>
              </w:rPr>
              <w:t xml:space="preserve">HyperText Markup Language</w:t>
            </w:r>
          </w:p>
        </w:tc>
      </w:tr>
      <w:tr>
        <w:trPr>
          <w:cantSplit w:val="1"/>
          <w:tblHeader w:val="0"/>
        </w:trPr>
        <w:tc>
          <w:tcPr>
            <w:vAlign w:val="center"/>
          </w:tcPr>
          <w:p w:rsidR="00000000" w:rsidDel="00000000" w:rsidP="00000000" w:rsidRDefault="00000000" w:rsidRPr="00000000" w14:paraId="000000BF">
            <w:pPr>
              <w:spacing w:after="40" w:before="40" w:line="252.00000000000003" w:lineRule="auto"/>
              <w:jc w:val="center"/>
              <w:rPr>
                <w:b w:val="1"/>
                <w:bCs w:val="1"/>
              </w:rPr>
            </w:pPr>
            <w:r>
              <w:rPr>
                <w:b w:val="1"/>
                <w:bCs w:val="1"/>
                <w:rtl w:val="0"/>
              </w:rPr>
              <w:t xml:space="preserve">8</w:t>
            </w:r>
          </w:p>
        </w:tc>
        <w:tc>
          <w:tcPr>
            <w:vAlign w:val="center"/>
          </w:tcPr>
          <w:p w:rsidR="00000000" w:rsidDel="00000000" w:rsidP="00000000" w:rsidRDefault="00000000" w:rsidRPr="00000000" w14:paraId="000000C0">
            <w:pPr>
              <w:spacing w:after="40" w:before="40" w:line="252.00000000000003" w:lineRule="auto"/>
              <w:jc w:val="center"/>
              <w:rPr/>
            </w:pPr>
            <w:r>
              <w:rPr>
                <w:rtl w:val="0"/>
              </w:rPr>
              <w:t xml:space="preserve">CSS</w:t>
            </w:r>
          </w:p>
        </w:tc>
        <w:tc>
          <w:tcPr>
            <w:vAlign w:val="center"/>
          </w:tcPr>
          <w:p w:rsidR="00000000" w:rsidDel="00000000" w:rsidP="00000000" w:rsidRDefault="00000000" w:rsidRPr="00000000" w14:paraId="000000C1">
            <w:pPr>
              <w:spacing w:after="40" w:before="40" w:line="252.00000000000003" w:lineRule="auto"/>
              <w:jc w:val="center"/>
              <w:rPr/>
            </w:pPr>
            <w:r>
              <w:rPr>
                <w:rtl w:val="0"/>
              </w:rPr>
              <w:t xml:space="preserve">Cascading Style Sheets</w:t>
            </w:r>
          </w:p>
        </w:tc>
      </w:tr>
      <w:tr>
        <w:trPr>
          <w:cantSplit w:val="1"/>
          <w:tblHeader w:val="0"/>
        </w:trPr>
        <w:tc>
          <w:tcPr>
            <w:vAlign w:val="center"/>
          </w:tcPr>
          <w:p w:rsidR="00000000" w:rsidDel="00000000" w:rsidP="00000000" w:rsidRDefault="00000000" w:rsidRPr="00000000" w14:paraId="000000C2">
            <w:pPr>
              <w:spacing w:after="40" w:before="40" w:line="252.00000000000003" w:lineRule="auto"/>
              <w:jc w:val="center"/>
              <w:rPr>
                <w:b w:val="1"/>
                <w:bCs w:val="1"/>
              </w:rPr>
            </w:pPr>
            <w:r>
              <w:rPr>
                <w:b w:val="1"/>
                <w:bCs w:val="1"/>
                <w:rtl w:val="0"/>
              </w:rPr>
              <w:t xml:space="preserve">9</w:t>
            </w:r>
          </w:p>
        </w:tc>
        <w:tc>
          <w:tcPr>
            <w:vAlign w:val="center"/>
          </w:tcPr>
          <w:p w:rsidR="00000000" w:rsidDel="00000000" w:rsidP="00000000" w:rsidRDefault="00000000" w:rsidRPr="00000000" w14:paraId="000000C3">
            <w:pPr>
              <w:spacing w:after="40" w:before="40" w:line="252.00000000000003" w:lineRule="auto"/>
              <w:jc w:val="center"/>
              <w:rPr/>
            </w:pPr>
            <w:r>
              <w:rPr>
                <w:rtl w:val="0"/>
              </w:rPr>
              <w:t xml:space="preserve">UI/UX</w:t>
            </w:r>
          </w:p>
        </w:tc>
        <w:tc>
          <w:tcPr>
            <w:vAlign w:val="center"/>
          </w:tcPr>
          <w:p w:rsidR="00000000" w:rsidDel="00000000" w:rsidP="00000000" w:rsidRDefault="00000000" w:rsidRPr="00000000" w14:paraId="000000C4">
            <w:pPr>
              <w:spacing w:after="40" w:before="40" w:line="252.00000000000003" w:lineRule="auto"/>
              <w:jc w:val="center"/>
              <w:rPr/>
            </w:pPr>
            <w:r>
              <w:rPr>
                <w:rtl w:val="0"/>
              </w:rPr>
              <w:t xml:space="preserve">User Interface / User Experience</w:t>
            </w:r>
          </w:p>
        </w:tc>
      </w:tr>
      <w:tr>
        <w:trPr>
          <w:cantSplit w:val="1"/>
          <w:tblHeader w:val="0"/>
        </w:trPr>
        <w:tc>
          <w:tcPr>
            <w:vAlign w:val="center"/>
          </w:tcPr>
          <w:p w:rsidR="00000000" w:rsidDel="00000000" w:rsidP="00000000" w:rsidRDefault="00000000" w:rsidRPr="00000000" w14:paraId="000000C5">
            <w:pPr>
              <w:spacing w:after="40" w:before="40" w:line="252.00000000000003" w:lineRule="auto"/>
              <w:jc w:val="center"/>
              <w:rPr>
                <w:b w:val="1"/>
                <w:bCs w:val="1"/>
              </w:rPr>
            </w:pPr>
            <w:r>
              <w:rPr>
                <w:b w:val="1"/>
                <w:bCs w:val="1"/>
                <w:rtl w:val="0"/>
              </w:rPr>
              <w:t xml:space="preserve">10</w:t>
            </w:r>
          </w:p>
        </w:tc>
        <w:tc>
          <w:tcPr>
            <w:vAlign w:val="center"/>
          </w:tcPr>
          <w:p w:rsidR="00000000" w:rsidDel="00000000" w:rsidP="00000000" w:rsidRDefault="00000000" w:rsidRPr="00000000" w14:paraId="000000C6">
            <w:pPr>
              <w:spacing w:after="40" w:before="40" w:line="252.00000000000003" w:lineRule="auto"/>
              <w:jc w:val="center"/>
              <w:rPr/>
            </w:pPr>
            <w:r>
              <w:rPr>
                <w:rtl w:val="0"/>
              </w:rPr>
              <w:t xml:space="preserve">MVC</w:t>
            </w:r>
          </w:p>
        </w:tc>
        <w:tc>
          <w:tcPr>
            <w:vAlign w:val="center"/>
          </w:tcPr>
          <w:p w:rsidR="00000000" w:rsidDel="00000000" w:rsidP="00000000" w:rsidRDefault="00000000" w:rsidRPr="00000000" w14:paraId="000000C7">
            <w:pPr>
              <w:spacing w:after="40" w:before="40" w:line="252.00000000000003" w:lineRule="auto"/>
              <w:jc w:val="center"/>
              <w:rPr/>
            </w:pPr>
            <w:r>
              <w:rPr>
                <w:rtl w:val="0"/>
              </w:rPr>
              <w:t xml:space="preserve">Model – View – Controller</w:t>
            </w:r>
          </w:p>
        </w:tc>
      </w:tr>
      <w:tr>
        <w:trPr>
          <w:cantSplit w:val="1"/>
          <w:tblHeader w:val="0"/>
        </w:trPr>
        <w:tc>
          <w:tcPr>
            <w:vAlign w:val="center"/>
          </w:tcPr>
          <w:p w:rsidR="00000000" w:rsidDel="00000000" w:rsidP="00000000" w:rsidRDefault="00000000" w:rsidRPr="00000000" w14:paraId="000000C8">
            <w:pPr>
              <w:spacing w:after="40" w:before="40" w:line="252.00000000000003" w:lineRule="auto"/>
              <w:jc w:val="center"/>
              <w:rPr>
                <w:b w:val="1"/>
                <w:bCs w:val="1"/>
              </w:rPr>
            </w:pPr>
            <w:r>
              <w:rPr>
                <w:b w:val="1"/>
                <w:bCs w:val="1"/>
                <w:rtl w:val="0"/>
              </w:rPr>
              <w:t xml:space="preserve">11</w:t>
            </w:r>
          </w:p>
        </w:tc>
        <w:tc>
          <w:tcPr>
            <w:vAlign w:val="center"/>
          </w:tcPr>
          <w:p w:rsidR="00000000" w:rsidDel="00000000" w:rsidP="00000000" w:rsidRDefault="00000000" w:rsidRPr="00000000" w14:paraId="000000C9">
            <w:pPr>
              <w:spacing w:after="40" w:before="40" w:line="252.00000000000003" w:lineRule="auto"/>
              <w:jc w:val="center"/>
              <w:rPr/>
            </w:pPr>
            <w:r>
              <w:rPr>
                <w:rtl w:val="0"/>
              </w:rPr>
              <w:t xml:space="preserve">ORM</w:t>
            </w:r>
          </w:p>
        </w:tc>
        <w:tc>
          <w:tcPr>
            <w:vAlign w:val="center"/>
          </w:tcPr>
          <w:p w:rsidR="00000000" w:rsidDel="00000000" w:rsidP="00000000" w:rsidRDefault="00000000" w:rsidRPr="00000000" w14:paraId="000000CA">
            <w:pPr>
              <w:spacing w:after="40" w:before="40" w:line="252.00000000000003" w:lineRule="auto"/>
              <w:jc w:val="center"/>
              <w:rPr/>
            </w:pPr>
            <w:r>
              <w:rPr>
                <w:rtl w:val="0"/>
              </w:rPr>
              <w:t xml:space="preserve">Object Relational Mapping</w:t>
            </w:r>
          </w:p>
        </w:tc>
      </w:tr>
      <w:tr>
        <w:trPr>
          <w:cantSplit w:val="1"/>
          <w:tblHeader w:val="0"/>
        </w:trPr>
        <w:tc>
          <w:tcPr>
            <w:vAlign w:val="center"/>
          </w:tcPr>
          <w:p w:rsidR="00000000" w:rsidDel="00000000" w:rsidP="00000000" w:rsidRDefault="00000000" w:rsidRPr="00000000" w14:paraId="000000CB">
            <w:pPr>
              <w:spacing w:after="40" w:before="40" w:line="252.00000000000003" w:lineRule="auto"/>
              <w:jc w:val="center"/>
              <w:rPr>
                <w:b w:val="1"/>
                <w:bCs w:val="1"/>
              </w:rPr>
            </w:pPr>
            <w:r>
              <w:rPr>
                <w:b w:val="1"/>
                <w:bCs w:val="1"/>
                <w:rtl w:val="0"/>
              </w:rPr>
              <w:t xml:space="preserve">12</w:t>
            </w:r>
          </w:p>
        </w:tc>
        <w:tc>
          <w:tcPr>
            <w:vAlign w:val="center"/>
          </w:tcPr>
          <w:p w:rsidR="00000000" w:rsidDel="00000000" w:rsidP="00000000" w:rsidRDefault="00000000" w:rsidRPr="00000000" w14:paraId="000000CC">
            <w:pPr>
              <w:spacing w:after="40" w:before="40" w:line="252.00000000000003" w:lineRule="auto"/>
              <w:jc w:val="center"/>
              <w:rPr/>
            </w:pPr>
            <w:r>
              <w:rPr>
                <w:rtl w:val="0"/>
              </w:rPr>
              <w:t xml:space="preserve">CSDL</w:t>
            </w:r>
          </w:p>
        </w:tc>
        <w:tc>
          <w:tcPr>
            <w:vAlign w:val="center"/>
          </w:tcPr>
          <w:p w:rsidR="00000000" w:rsidDel="00000000" w:rsidP="00000000" w:rsidRDefault="00000000" w:rsidRPr="00000000" w14:paraId="000000CD">
            <w:pPr>
              <w:spacing w:after="40" w:before="40" w:line="252.00000000000003" w:lineRule="auto"/>
              <w:jc w:val="center"/>
              <w:rPr/>
            </w:pPr>
            <w:r>
              <w:rPr>
                <w:rtl w:val="0"/>
              </w:rPr>
              <w:t xml:space="preserve">Cơ sở dữ liệu</w:t>
            </w:r>
          </w:p>
        </w:tc>
      </w:tr>
      <w:tr>
        <w:trPr>
          <w:cantSplit w:val="1"/>
          <w:tblHeader w:val="0"/>
        </w:trPr>
        <w:tc>
          <w:tcPr>
            <w:vAlign w:val="center"/>
          </w:tcPr>
          <w:p w:rsidR="00000000" w:rsidDel="00000000" w:rsidP="00000000" w:rsidRDefault="00000000" w:rsidRPr="00000000" w14:paraId="000000CE">
            <w:pPr>
              <w:spacing w:after="40" w:before="40" w:line="252.00000000000003" w:lineRule="auto"/>
              <w:jc w:val="center"/>
              <w:rPr>
                <w:b w:val="1"/>
                <w:bCs w:val="1"/>
              </w:rPr>
            </w:pPr>
            <w:r>
              <w:rPr>
                <w:b w:val="1"/>
                <w:bCs w:val="1"/>
                <w:rtl w:val="0"/>
              </w:rPr>
              <w:t xml:space="preserve">13</w:t>
            </w:r>
          </w:p>
        </w:tc>
        <w:tc>
          <w:tcPr>
            <w:vAlign w:val="center"/>
          </w:tcPr>
          <w:p w:rsidR="00000000" w:rsidDel="00000000" w:rsidP="00000000" w:rsidRDefault="00000000" w:rsidRPr="00000000" w14:paraId="000000CF">
            <w:pPr>
              <w:spacing w:after="40" w:before="40" w:line="252.00000000000003" w:lineRule="auto"/>
              <w:jc w:val="center"/>
              <w:rPr/>
            </w:pPr>
            <w:r>
              <w:rPr>
                <w:rtl w:val="0"/>
              </w:rPr>
              <w:t xml:space="preserve">AI</w:t>
            </w:r>
          </w:p>
        </w:tc>
        <w:tc>
          <w:tcPr>
            <w:vAlign w:val="center"/>
          </w:tcPr>
          <w:p w:rsidR="00000000" w:rsidDel="00000000" w:rsidP="00000000" w:rsidRDefault="00000000" w:rsidRPr="00000000" w14:paraId="000000D0">
            <w:pPr>
              <w:spacing w:after="40" w:before="40" w:line="252.00000000000003" w:lineRule="auto"/>
              <w:jc w:val="center"/>
              <w:rPr/>
            </w:pPr>
            <w:r>
              <w:rPr>
                <w:rtl w:val="0"/>
              </w:rPr>
              <w:t xml:space="preserve">Artificial Intelligence</w:t>
            </w:r>
          </w:p>
        </w:tc>
      </w:tr>
      <w:tr>
        <w:trPr>
          <w:cantSplit w:val="1"/>
          <w:tblHeader w:val="0"/>
        </w:trPr>
        <w:tc>
          <w:tcPr>
            <w:vAlign w:val="center"/>
          </w:tcPr>
          <w:p w:rsidR="00000000" w:rsidDel="00000000" w:rsidP="00000000" w:rsidRDefault="00000000" w:rsidRPr="00000000" w14:paraId="000000D1">
            <w:pPr>
              <w:spacing w:after="40" w:before="40" w:line="252.00000000000003" w:lineRule="auto"/>
              <w:jc w:val="center"/>
              <w:rPr>
                <w:b w:val="1"/>
                <w:bCs w:val="1"/>
              </w:rPr>
            </w:pPr>
            <w:r>
              <w:rPr>
                <w:b w:val="1"/>
                <w:bCs w:val="1"/>
                <w:rtl w:val="0"/>
              </w:rPr>
              <w:t xml:space="preserve">14</w:t>
            </w:r>
          </w:p>
        </w:tc>
        <w:tc>
          <w:tcPr>
            <w:vAlign w:val="center"/>
          </w:tcPr>
          <w:p w:rsidR="00000000" w:rsidDel="00000000" w:rsidP="00000000" w:rsidRDefault="00000000" w:rsidRPr="00000000" w14:paraId="000000D2">
            <w:pPr>
              <w:spacing w:after="40" w:before="40" w:line="252.00000000000003" w:lineRule="auto"/>
              <w:jc w:val="center"/>
              <w:rPr/>
            </w:pPr>
            <w:r>
              <w:rPr>
                <w:rtl w:val="0"/>
              </w:rPr>
              <w:t xml:space="preserve">CSRF</w:t>
            </w:r>
          </w:p>
        </w:tc>
        <w:tc>
          <w:tcPr>
            <w:vAlign w:val="center"/>
          </w:tcPr>
          <w:p w:rsidR="00000000" w:rsidDel="00000000" w:rsidP="00000000" w:rsidRDefault="00000000" w:rsidRPr="00000000" w14:paraId="000000D3">
            <w:pPr>
              <w:spacing w:after="40" w:before="40" w:line="252.00000000000003" w:lineRule="auto"/>
              <w:jc w:val="center"/>
              <w:rPr/>
            </w:pPr>
            <w:r>
              <w:rPr>
                <w:rtl w:val="0"/>
              </w:rPr>
              <w:t xml:space="preserve">Cross-Site Request Forgery</w:t>
            </w:r>
          </w:p>
        </w:tc>
      </w:tr>
    </w:tbl>
    <w:bookmarkStart w:colFirst="0" w:colLast="0" w:name="xe2bpqe4lt1j" w:id="3"/>
    <w:bookmarkEnd w:id="3"/>
    <w:p w:rsidR="00000000" w:rsidDel="00000000" w:rsidP="00000000" w:rsidRDefault="00000000" w:rsidRPr="00000000" w14:paraId="000000D4">
      <w:pPr>
        <w:pStyle w:val="Heading1"/>
        <w:keepLines w:val="0"/>
        <w:pageBreakBefore w:val="1"/>
        <w:spacing w:before="0" w:lineRule="auto"/>
        <w:rPr>
          <w:sz w:val="30"/>
          <w:szCs w:val="30"/>
        </w:rPr>
      </w:pPr>
      <w:r>
        <w:rPr>
          <w:rtl w:val="0"/>
        </w:rPr>
        <w:t xml:space="preserve">CHƯƠNG 1: GIỚI THIỆU</w:t>
      </w:r>
    </w:p>
    <w:bookmarkStart w:colFirst="0" w:colLast="0" w:name="z6mds14d6tpr" w:id="4"/>
    <w:bookmarkEnd w:id="4"/>
    <w:p w:rsidR="00000000" w:rsidDel="00000000" w:rsidP="00000000" w:rsidRDefault="00000000" w:rsidRPr="00000000" w14:paraId="000000D5">
      <w:pPr>
        <w:pStyle w:val="Heading2"/>
        <w:keepLines w:val="0"/>
        <w:spacing w:before="0" w:lineRule="auto"/>
        <w:jc w:val="both"/>
        <w:rPr/>
      </w:pPr>
      <w:r>
        <w:rPr>
          <w:rFonts w:ascii="Times New Roman" w:cs="Times New Roman" w:eastAsia="Times New Roman" w:hAnsi="Times New Roman"/>
          <w:rtl w:val="0"/>
        </w:rPr>
        <w:t xml:space="preserve">1.1. LÝ DO CHỌN ĐỀ TÀI</w:t>
      </w:r>
      <w:r>
        <w:rPr>
          <w:rtl w:val="0"/>
        </w:rPr>
      </w:r>
    </w:p>
    <w:p w:rsidR="00000000" w:rsidDel="00000000" w:rsidP="00000000" w:rsidRDefault="00000000" w:rsidRPr="00000000" w14:paraId="000000D6">
      <w:pPr>
        <w:ind w:firstLine="425"/>
        <w:jc w:val="both"/>
        <w:rPr/>
      </w:pPr>
      <w:r>
        <w:rPr>
          <w:rtl w:val="0"/>
        </w:rPr>
        <w:t xml:space="preserve">Thức ăn nhanh đã trở thành một phần quen thuộc trong sinh hoạt hằng ngày ở các khu đô thị. Cùng với đó, nhu cầu đặt món trực tuyến tăng nhanh trong những năm gần đây. Đối với khách hàng, việc đặt món qua web hoặc điện thoại giúp tiết kiệm thời gian di chuyển, dễ dàng so sánh món ăn, giá bán và các chương trình ưu đãi trước khi quyết định.</w:t>
      </w:r>
    </w:p>
    <w:p w:rsidR="00000000" w:rsidDel="00000000" w:rsidP="00000000" w:rsidRDefault="00000000" w:rsidRPr="00000000" w14:paraId="000000D7">
      <w:pPr>
        <w:ind w:firstLine="425"/>
        <w:jc w:val="both"/>
        <w:rPr/>
      </w:pPr>
      <w:r>
        <w:rPr>
          <w:rtl w:val="0"/>
        </w:rPr>
        <w:t xml:space="preserve">Tuy nhiên, qua khảo sát thực tế, nhóm nhận thấy nhiều cửa hàng vẫn phụ thuộc vào các nền tảng trung gian. Cách làm này làm tăng chi phí vận hành, khiến thương hiệu của cửa hàng bị mờ nhạt giữa nhiều cửa hàng khác và dữ liệu về đơn hàng, khách hàng không nằm trong tay chủ cửa hàng. Đối với các cửa hàng có nhiều chi nhánh, việc thống nhất thực đơn, giá bán và chương trình khuyến mãi giữa các điểm bán cũng gặp nhiều khó khăn nếu quản lý thủ công.</w:t>
      </w:r>
    </w:p>
    <w:p w:rsidR="00000000" w:rsidDel="00000000" w:rsidP="00000000" w:rsidRDefault="00000000" w:rsidRPr="00000000" w14:paraId="000000D8">
      <w:pPr>
        <w:ind w:firstLine="425"/>
        <w:jc w:val="both"/>
        <w:rPr/>
      </w:pPr>
      <w:r>
        <w:rPr>
          <w:rtl w:val="0"/>
        </w:rPr>
        <w:t xml:space="preserve">Từ những lý do trên, nhóm chọn thực hiện đề tài “Xây dựng web app cửa hàng bán đồ ăn nhanh – ZomZop”. Đây cũng là cơ hội để nhóm vận dụng các kiến thức đã học về lập trình web, cơ sở dữ liệu, phân tích và thiết kế hệ thống vào một bài toán có quy trình nghiệp vụ tương đối đầy đủ, từ khâu trưng bày thực đơn, đặt hàng cho đến quản lý đơn hàng, nhân sự và khuyến mãi.</w:t>
      </w:r>
    </w:p>
    <w:bookmarkStart w:colFirst="0" w:colLast="0" w:name="bihzgb63r9uh" w:id="5"/>
    <w:bookmarkEnd w:id="5"/>
    <w:p w:rsidR="00000000" w:rsidDel="00000000" w:rsidP="00000000" w:rsidRDefault="00000000" w:rsidRPr="00000000" w14:paraId="000000D9">
      <w:pPr>
        <w:pStyle w:val="Heading3"/>
        <w:keepLines w:val="0"/>
        <w:spacing w:before="0" w:lineRule="auto"/>
        <w:jc w:val="both"/>
        <w:rPr/>
      </w:pPr>
      <w:r>
        <w:rPr>
          <w:rFonts w:ascii="Times New Roman" w:cs="Times New Roman" w:eastAsia="Times New Roman" w:hAnsi="Times New Roman"/>
          <w:rtl w:val="0"/>
        </w:rPr>
        <w:t xml:space="preserve">1.1.1. Mục tiêu, nhiệm vụ và ý nghĩa đề tài</w:t>
      </w:r>
      <w:r>
        <w:rPr>
          <w:rtl w:val="0"/>
        </w:rPr>
      </w:r>
    </w:p>
    <w:p w:rsidR="00000000" w:rsidDel="00000000" w:rsidP="00000000" w:rsidRDefault="00000000" w:rsidRPr="00000000" w14:paraId="000000DA">
      <w:pPr>
        <w:keepNext w:val="1"/>
        <w:spacing w:before="120" w:lineRule="auto"/>
        <w:jc w:val="both"/>
        <w:rPr>
          <w:b w:val="1"/>
          <w:bCs w:val="1"/>
        </w:rPr>
      </w:pPr>
      <w:r>
        <w:rPr>
          <w:b w:val="1"/>
          <w:bCs w:val="1"/>
          <w:rtl w:val="0"/>
        </w:rPr>
        <w:t xml:space="preserve">a. Mục tiêu chính</w:t>
      </w:r>
    </w:p>
    <w:p w:rsidR="00000000" w:rsidDel="00000000" w:rsidP="00000000" w:rsidRDefault="00000000" w:rsidRPr="00000000" w14:paraId="000000DB">
      <w:pPr>
        <w:ind w:firstLine="425"/>
        <w:jc w:val="both"/>
        <w:rPr/>
      </w:pPr>
      <w:r>
        <w:rPr>
          <w:rtl w:val="0"/>
        </w:rPr>
        <w:t xml:space="preserve">Xây dựng web app bán đồ ăn nhanh cho phép khách hàng thực hiện trọn vẹn quy trình từ xem thực đơn, chọn món, đặt hàng đến theo dõi đơn hàng của mình.</w:t>
      </w:r>
    </w:p>
    <w:p w:rsidR="00000000" w:rsidDel="00000000" w:rsidP="00000000" w:rsidRDefault="00000000" w:rsidRPr="00000000" w14:paraId="000000DC">
      <w:pPr>
        <w:ind w:firstLine="425"/>
        <w:jc w:val="both"/>
        <w:rPr/>
      </w:pPr>
      <w:r>
        <w:rPr>
          <w:rtl w:val="0"/>
        </w:rPr>
        <w:t xml:space="preserve">Cung cấp cho cửa hàng công cụ quản lý thực đơn, chi nhánh, đơn hàng và khuyến mãi trên cùng một hệ thống.</w:t>
      </w:r>
    </w:p>
    <w:p w:rsidR="00000000" w:rsidDel="00000000" w:rsidP="00000000" w:rsidRDefault="00000000" w:rsidRPr="00000000" w14:paraId="000000DD">
      <w:pPr>
        <w:ind w:firstLine="425"/>
        <w:jc w:val="both"/>
        <w:rPr/>
      </w:pPr>
      <w:r>
        <w:rPr>
          <w:rtl w:val="0"/>
        </w:rPr>
        <w:t xml:space="preserve">Thiết kế giao diện rõ ràng, dễ thao tác và hiển thị tốt trên cả máy tính lẫn điện thoại.</w:t>
      </w:r>
    </w:p>
    <w:p w:rsidR="00000000" w:rsidDel="00000000" w:rsidP="00000000" w:rsidRDefault="00000000" w:rsidRPr="00000000" w14:paraId="000000DE">
      <w:pPr>
        <w:keepNext w:val="1"/>
        <w:spacing w:before="120" w:lineRule="auto"/>
        <w:jc w:val="both"/>
        <w:rPr>
          <w:b w:val="1"/>
          <w:bCs w:val="1"/>
        </w:rPr>
      </w:pPr>
      <w:r>
        <w:rPr>
          <w:b w:val="1"/>
          <w:bCs w:val="1"/>
          <w:rtl w:val="0"/>
        </w:rPr>
        <w:t xml:space="preserve">b. Nhiệm vụ cụ thể</w:t>
      </w:r>
    </w:p>
    <w:p w:rsidR="00000000" w:rsidDel="00000000" w:rsidP="00000000" w:rsidRDefault="00000000" w:rsidRPr="00000000" w14:paraId="000000DF">
      <w:pPr>
        <w:ind w:firstLine="425"/>
        <w:jc w:val="both"/>
        <w:rPr/>
      </w:pPr>
      <w:r>
        <w:rPr>
          <w:rtl w:val="0"/>
        </w:rPr>
        <w:t xml:space="preserve">Khảo sát nghiệp vụ bán đồ ăn nhanh trực tuyến và tham khảo một số website đặt món hiện có để xác định các chức năng cần xây dựng.</w:t>
      </w:r>
    </w:p>
    <w:p w:rsidR="00000000" w:rsidDel="00000000" w:rsidP="00000000" w:rsidRDefault="00000000" w:rsidRPr="00000000" w14:paraId="000000E0">
      <w:pPr>
        <w:ind w:firstLine="425"/>
        <w:jc w:val="both"/>
        <w:rPr/>
      </w:pPr>
      <w:r>
        <w:rPr>
          <w:rtl w:val="0"/>
        </w:rPr>
        <w:t xml:space="preserve">Phân tích yêu cầu, xây dựng sơ đồ use case và thiết kế cơ sở dữ liệu quan hệ cho hệ thống.</w:t>
      </w:r>
    </w:p>
    <w:p w:rsidR="00000000" w:rsidDel="00000000" w:rsidP="00000000" w:rsidRDefault="00000000" w:rsidRPr="00000000" w14:paraId="000000E1">
      <w:pPr>
        <w:ind w:firstLine="425"/>
        <w:jc w:val="both"/>
        <w:rPr/>
      </w:pPr>
      <w:r>
        <w:rPr>
          <w:rtl w:val="0"/>
        </w:rPr>
        <w:t xml:space="preserve">Lập trình phân hệ dành cho khách hàng và phân hệ dành cho quản trị.</w:t>
      </w:r>
    </w:p>
    <w:p w:rsidR="00000000" w:rsidDel="00000000" w:rsidP="00000000" w:rsidRDefault="00000000" w:rsidRPr="00000000" w14:paraId="000000E2">
      <w:pPr>
        <w:ind w:firstLine="425"/>
        <w:jc w:val="both"/>
        <w:rPr/>
      </w:pPr>
      <w:r>
        <w:rPr>
          <w:rtl w:val="0"/>
        </w:rPr>
        <w:t xml:space="preserve">Thiết kế giao diện thích ứng với nhiều kích thước màn hình.</w:t>
      </w:r>
    </w:p>
    <w:p w:rsidR="00000000" w:rsidDel="00000000" w:rsidP="00000000" w:rsidRDefault="00000000" w:rsidRPr="00000000" w14:paraId="000000E3">
      <w:pPr>
        <w:ind w:firstLine="425"/>
        <w:jc w:val="both"/>
        <w:rPr/>
      </w:pPr>
      <w:r>
        <w:rPr>
          <w:rtl w:val="0"/>
        </w:rPr>
        <w:t xml:space="preserve">Kiểm thử, sửa lỗi và hoàn thiện báo cáo.</w:t>
      </w:r>
    </w:p>
    <w:p w:rsidR="00000000" w:rsidDel="00000000" w:rsidP="00000000" w:rsidRDefault="00000000" w:rsidRPr="00000000" w14:paraId="000000E4">
      <w:pPr>
        <w:keepNext w:val="1"/>
        <w:spacing w:before="120" w:lineRule="auto"/>
        <w:jc w:val="both"/>
        <w:rPr>
          <w:b w:val="1"/>
          <w:bCs w:val="1"/>
        </w:rPr>
      </w:pPr>
      <w:r>
        <w:rPr>
          <w:b w:val="1"/>
          <w:bCs w:val="1"/>
          <w:rtl w:val="0"/>
        </w:rPr>
        <w:t xml:space="preserve">c. Ý nghĩa thực tiễn</w:t>
      </w:r>
    </w:p>
    <w:p w:rsidR="00000000" w:rsidDel="00000000" w:rsidP="00000000" w:rsidRDefault="00000000" w:rsidRPr="00000000" w14:paraId="000000E5">
      <w:pPr>
        <w:ind w:firstLine="425"/>
        <w:jc w:val="both"/>
        <w:rPr/>
      </w:pPr>
      <w:r>
        <w:rPr>
          <w:rtl w:val="0"/>
        </w:rPr>
        <w:t xml:space="preserve">Về mặt thực tiễn, hệ thống giúp khách hàng đặt món nhanh hơn, ít thao tác hơn và nắm được các ưu đãi đang áp dụng. Đối với cửa hàng, hệ thống tập trung dữ liệu đơn hàng và khách hàng vào một nơi, hạn chế việc ghi chép rời rạc và giúp theo dõi hoạt động kinh doanh của từng chi nhánh thuận lợi hơn.</w:t>
      </w:r>
    </w:p>
    <w:p w:rsidR="00000000" w:rsidDel="00000000" w:rsidP="00000000" w:rsidRDefault="00000000" w:rsidRPr="00000000" w14:paraId="000000E6">
      <w:pPr>
        <w:ind w:firstLine="425"/>
        <w:jc w:val="both"/>
        <w:rPr/>
      </w:pPr>
      <w:r>
        <w:rPr>
          <w:rtl w:val="0"/>
        </w:rPr>
        <w:t xml:space="preserve">Về mặt học tập, đề tài giúp các thành viên làm quen với quy trình phát triển một phần mềm web hoàn chỉnh: từ phân tích, thiết kế, lập trình, kiểm thử đến viết tài liệu. Qua đó, nhóm có điều kiện thực hành framework Laravel, làm việc với cơ sở dữ liệu MySQL và rèn luyện kỹ năng phối hợp trong nhóm.</w:t>
      </w:r>
    </w:p>
    <w:bookmarkStart w:colFirst="0" w:colLast="0" w:name="10thcvrybtiw" w:id="6"/>
    <w:bookmarkEnd w:id="6"/>
    <w:p w:rsidR="00000000" w:rsidDel="00000000" w:rsidP="00000000" w:rsidRDefault="00000000" w:rsidRPr="00000000" w14:paraId="000000E7">
      <w:pPr>
        <w:pStyle w:val="Heading3"/>
        <w:keepLines w:val="0"/>
        <w:spacing w:before="0" w:lineRule="auto"/>
        <w:jc w:val="both"/>
        <w:rPr/>
      </w:pPr>
      <w:r>
        <w:rPr>
          <w:rFonts w:ascii="Times New Roman" w:cs="Times New Roman" w:eastAsia="Times New Roman" w:hAnsi="Times New Roman"/>
          <w:rtl w:val="0"/>
        </w:rPr>
        <w:t xml:space="preserve">1.1.2. Mục tiêu đề tài</w:t>
      </w:r>
      <w:r>
        <w:rPr>
          <w:rtl w:val="0"/>
        </w:rPr>
      </w:r>
    </w:p>
    <w:p w:rsidR="00000000" w:rsidDel="00000000" w:rsidP="00000000" w:rsidRDefault="00000000" w:rsidRPr="00000000" w14:paraId="000000E8">
      <w:pPr>
        <w:keepNext w:val="1"/>
        <w:spacing w:before="120" w:lineRule="auto"/>
        <w:jc w:val="both"/>
        <w:rPr>
          <w:b w:val="1"/>
          <w:bCs w:val="1"/>
        </w:rPr>
      </w:pPr>
      <w:r>
        <w:rPr>
          <w:b w:val="1"/>
          <w:bCs w:val="1"/>
          <w:rtl w:val="0"/>
        </w:rPr>
        <w:t xml:space="preserve">a. Phân hệ Khách hàng</w:t>
      </w:r>
    </w:p>
    <w:p w:rsidR="00000000" w:rsidDel="00000000" w:rsidP="00000000" w:rsidRDefault="00000000" w:rsidRPr="00000000" w14:paraId="000000E9">
      <w:pPr>
        <w:ind w:firstLine="425"/>
        <w:jc w:val="both"/>
        <w:rPr/>
      </w:pPr>
      <w:r>
        <w:rPr>
          <w:b w:val="1"/>
          <w:bCs w:val="1"/>
          <w:rtl w:val="0"/>
        </w:rPr>
        <w:t xml:space="preserve">Trang chủ và thực đơn theo chi nhánh:</w:t>
      </w:r>
      <w:r>
        <w:rPr>
          <w:rtl w:val="0"/>
        </w:rPr>
        <w:t xml:space="preserve"> Khách hàng chọn chi nhánh muốn mua trước khi xem thực đơn, vì mỗi chi nhánh có thể áp dụng giá bán và tình trạng còn món khác nhau. Thực đơn được sắp xếp theo danh mục, kèm hình ảnh, mô tả và giá bán đang hiệu lực tại chi nhánh đã chọn.</w:t>
      </w:r>
    </w:p>
    <w:p w:rsidR="00000000" w:rsidDel="00000000" w:rsidP="00000000" w:rsidRDefault="00000000" w:rsidRPr="00000000" w14:paraId="000000EA">
      <w:pPr>
        <w:ind w:firstLine="425"/>
        <w:jc w:val="both"/>
        <w:rPr/>
      </w:pPr>
      <w:r>
        <w:rPr>
          <w:b w:val="1"/>
          <w:bCs w:val="1"/>
          <w:rtl w:val="0"/>
        </w:rPr>
        <w:t xml:space="preserve">Tìm kiếm, giỏ hàng và đặt hàng:</w:t>
      </w:r>
      <w:r>
        <w:rPr>
          <w:rtl w:val="0"/>
        </w:rPr>
        <w:t xml:space="preserve"> Khách hàng tìm món ngay khi gõ trên thanh tìm kiếm, lọc theo danh mục, xem mục Bán chạy của chi nhánh, </w:t>
      </w:r>
      <w:del w:id="9035" w:author="Claude" w:date="2026-10-24T12:00:00Z">
        <w:r>
          <w:rPr>
            <w:rtl w:val="0"/>
          </w:rPr>
          <w:delText xml:space="preserve">thêm món vào giỏ kèm ghi chú</w:delText>
        </w:r>
      </w:del>
      <w:ins w:id="9036" w:author="Claude" w:date="2026-10-24T12:00:00Z">
        <w:r>
          <w:rPr>
            <w:rtl w:val="0"/>
          </w:rPr>
          <w:t xml:space="preserve">thêm món vào giỏ kèm ghi chú và topping (nếu món có)</w:t>
        </w:r>
      </w:ins>
      <w:r>
        <w:rPr>
          <w:rtl w:val="0"/>
        </w:rPr>
        <w:t xml:space="preserve"> và chọn một trong hai hình thức nhận hàng là mang đi hoặc giao hàng tận nơi. Với đơn giao hàng, khách hàng chọn địa chỉ trong sổ địa chỉ đã lưu và chọn tốc độ giao tiêu chuẩn hoặc hỏa tốc.</w:t>
      </w:r>
    </w:p>
    <w:p w:rsidR="00000000" w:rsidDel="00000000" w:rsidP="00000000" w:rsidRDefault="00000000" w:rsidRPr="00000000" w14:paraId="000000EB">
      <w:pPr>
        <w:ind w:firstLine="425"/>
        <w:jc w:val="both"/>
        <w:rPr/>
      </w:pPr>
      <w:r>
        <w:rPr>
          <w:b w:val="1"/>
          <w:bCs w:val="1"/>
          <w:rtl w:val="0"/>
        </w:rPr>
        <w:t xml:space="preserve">Thanh toán và ưu đãi:</w:t>
      </w:r>
      <w:r>
        <w:rPr>
          <w:rtl w:val="0"/>
        </w:rPr>
        <w:t xml:space="preserve"> Trang thanh toán cung cấp </w:t>
      </w:r>
      <w:del w:id="9001" w:author="Claude" w:date="2026-10-24T12:00:00Z">
        <w:r>
          <w:rPr>
            <w:rtl w:val="0"/>
          </w:rPr>
          <w:delText xml:space="preserve">ba lựa chọn gồm tiền mặt, ví MoMo và VNPay</w:delText>
        </w:r>
      </w:del>
      <w:ins w:id="9002" w:author="Claude" w:date="2026-10-24T12:00:00Z">
        <w:r>
          <w:rPr>
            <w:rtl w:val="0"/>
          </w:rPr>
          <w:t xml:space="preserve">bốn lựa chọn gồm tiền mặt, chuyển khoản qua mã VietQR, ví MoMo và VNPay</w:t>
        </w:r>
      </w:ins>
      <w:r>
        <w:rPr>
          <w:rtl w:val="0"/>
        </w:rPr>
        <w:t xml:space="preserve">; lựa chọn được lưu kèm đơn hàng để phục vụ đối soát, riêng đơn tiền mặt tự động được ghi nhận đã thanh toán </w:t>
      </w:r>
      <w:del w:id="9003" w:author="Claude" w:date="2026-10-24T12:00:00Z">
        <w:r>
          <w:rPr>
            <w:rtl w:val="0"/>
          </w:rPr>
          <w:delText xml:space="preserve">khi đơn hoàn thành.</w:delText>
        </w:r>
      </w:del>
      <w:ins w:id="9004" w:author="Claude" w:date="2026-10-24T12:00:00Z">
        <w:r>
          <w:rPr>
            <w:rtl w:val="0"/>
          </w:rPr>
          <w:t xml:space="preserve">khi đơn hoàn thành, còn đơn chuyển khoản được quản lý xác nhận đã thanh toán sau khi đối chiếu tiền về tài khoản.</w:t>
        </w:r>
      </w:ins>
      <w:r>
        <w:rPr>
          <w:rtl w:val="0"/>
        </w:rPr>
        <w:t xml:space="preserve"> Phí giao hàng là 15.000đ cho giao tiêu chuẩn và 30.000đ cho giao hỏa tốc. Khách hàng nhập hoặc chọn mã giảm giá trong danh sách gợi ý; mỗi mã áp dụng cho tiền món, phí giao tiêu chuẩn hoặc phí giao hỏa tốc, và hệ thống giải thích rõ lý do khi một mã chưa dùng được. Tổng tiền bằng tiền món cộng phí giao hàng trừ số tiền được giảm.</w:t>
      </w:r>
    </w:p>
    <w:p w:rsidR="00000000" w:rsidDel="00000000" w:rsidP="00000000" w:rsidRDefault="00000000" w:rsidRPr="00000000" w14:paraId="000000EC">
      <w:pPr>
        <w:ind w:firstLine="425"/>
        <w:jc w:val="both"/>
        <w:rPr/>
      </w:pPr>
      <w:r>
        <w:rPr>
          <w:b w:val="1"/>
          <w:bCs w:val="1"/>
          <w:rtl w:val="0"/>
        </w:rPr>
        <w:t xml:space="preserve">Tài khoản cá nhân:</w:t>
      </w:r>
      <w:r>
        <w:rPr>
          <w:rtl w:val="0"/>
        </w:rPr>
        <w:t xml:space="preserve"> Sau khi đăng ký và đăng nhập, khách hàng quản lý hồ sơ, sổ địa chỉ giao hàng, món ăn yêu thích, kho mã giảm giá, thông báo và toàn bộ lịch sử đơn hàng. Trạng thái của từng đơn được hiển thị theo sáu mức: chờ xác nhận, đã xác nhận, đang nấu, sẵn sàng, hoàn thành và đã huỷ; khách hàng có thể đặt lại một đơn cũ, khi đó hệ thống áp dụng giá hiện hành và bỏ qua món đã ngừng bán.</w:t>
      </w:r>
      <w:ins w:id="9034" w:author="Claude" w:date="2026-10-24T12:00:00Z">
        <w:r>
          <w:rPr>
            <w:rtl w:val="0"/>
          </w:rPr>
          <w:t xml:space="preserve"> Khách hàng có thể đăng nhập nhanh bằng tài khoản Google hoặc Facebook, và tự huỷ đơn kèm lý do khi đơn còn chờ xác nhận và chưa thanh toán; lượt dùng mã giảm giá và số lượng tồn được hoàn lại khi đơn bị huỷ.</w:t>
        </w:r>
      </w:ins>
    </w:p>
    <w:p w:rsidR="00000000" w:rsidDel="00000000" w:rsidP="00000000" w:rsidRDefault="00000000" w:rsidRPr="00000000" w14:paraId="000000ED">
      <w:pPr>
        <w:ind w:firstLine="425"/>
        <w:jc w:val="both"/>
        <w:rPr/>
      </w:pPr>
      <w:r>
        <w:rPr>
          <w:b w:val="1"/>
          <w:bCs w:val="1"/>
          <w:rtl w:val="0"/>
        </w:rPr>
        <w:t xml:space="preserve">Đánh giá sau khi mua:</w:t>
      </w:r>
      <w:r>
        <w:rPr>
          <w:rtl w:val="0"/>
        </w:rPr>
        <w:t xml:space="preserve"> Mỗi đơn hàng đã hoàn thành được gửi một đánh giá, gồm số sao cho đơn hàng, số sao riêng cho khâu giao hàng và nội dung nhận xét. Đánh giá này được chuyển đến quản lý của chi nhánh đã phục vụ đơn.</w:t>
      </w:r>
    </w:p>
    <w:p w:rsidR="00000000" w:rsidDel="00000000" w:rsidP="00000000" w:rsidRDefault="00000000" w:rsidRPr="00000000" w14:paraId="000000EE">
      <w:pPr>
        <w:ind w:firstLine="425"/>
        <w:jc w:val="both"/>
        <w:rPr/>
      </w:pPr>
      <w:r>
        <w:rPr>
          <w:b w:val="1"/>
          <w:bCs w:val="1"/>
          <w:rtl w:val="0"/>
        </w:rPr>
        <w:t xml:space="preserve">Trợ lý chatbot tư vấn thực đơn:</w:t>
      </w:r>
      <w:r>
        <w:rPr>
          <w:rtl w:val="0"/>
        </w:rPr>
        <w:t xml:space="preserve"> Khung hội thoại ở góc màn hình cho phép khách hàng đã đăng nhập đặt câu hỏi bằng tiếng Việt. Các câu hỏi thường gặp như giờ mở cửa, chi nhánh, mã giảm giá hay cách đặt món được trả lời ngay theo bộ từ khoá do quản trị viên soạn, kèm nút dẫn tới trang liên quan. Câu hỏi khác được chuyển tới dịch vụ Google Gemini cùng danh sách món và giá đang bán tại chi nhánh, nhờ đó câu trả lời không bịa món hay giá. Trợ lý chỉ gợi ý khách quan, luôn nhắc giá có thể thay đổi, và mỗi khách gửi tối đa 10 tin nhắn mỗi phút.</w:t>
      </w:r>
    </w:p>
    <w:p w:rsidR="00000000" w:rsidDel="00000000" w:rsidP="00000000" w:rsidRDefault="00000000" w:rsidRPr="00000000" w14:paraId="000000EF">
      <w:pPr>
        <w:ind w:firstLine="425"/>
        <w:jc w:val="both"/>
        <w:rPr/>
      </w:pPr>
      <w:r>
        <w:rPr>
          <w:b w:val="1"/>
          <w:bCs w:val="1"/>
          <w:rtl w:val="0"/>
        </w:rPr>
        <w:t xml:space="preserve">Hỗ trợ và liên hệ:</w:t>
      </w:r>
      <w:r>
        <w:rPr>
          <w:rtl w:val="0"/>
        </w:rPr>
        <w:t xml:space="preserve"> Trang hỗ trợ cung cấp số điện thoại đường dây nóng, hộp thư điện tử và địa chỉ các chi nhánh. Cuối trang chủ có biểu mẫu liên hệ, khách vãng lai cũng gửi được; tin nhắn được chuyển tới trang quản trị để xử lý.</w:t>
      </w:r>
    </w:p>
    <w:p w:rsidR="00000000" w:rsidDel="00000000" w:rsidP="00000000" w:rsidRDefault="00000000" w:rsidRPr="00000000" w14:paraId="000000F0">
      <w:pPr>
        <w:keepNext w:val="1"/>
        <w:spacing w:before="120" w:lineRule="auto"/>
        <w:jc w:val="both"/>
        <w:rPr>
          <w:b w:val="1"/>
          <w:bCs w:val="1"/>
        </w:rPr>
      </w:pPr>
      <w:r>
        <w:rPr>
          <w:b w:val="1"/>
          <w:bCs w:val="1"/>
          <w:rtl w:val="0"/>
        </w:rPr>
        <w:t xml:space="preserve">b. Phân hệ Quản lý chi nhánh </w:t>
      </w:r>
    </w:p>
    <w:p w:rsidR="00000000" w:rsidDel="00000000" w:rsidP="00000000" w:rsidRDefault="00000000" w:rsidRPr="00000000" w14:paraId="000000F1">
      <w:pPr>
        <w:ind w:firstLine="425"/>
        <w:jc w:val="both"/>
        <w:rPr/>
      </w:pPr>
      <w:r>
        <w:rPr>
          <w:b w:val="1"/>
          <w:bCs w:val="1"/>
          <w:rtl w:val="0"/>
        </w:rPr>
        <w:t xml:space="preserve">Bảng tổng quan:</w:t>
      </w:r>
      <w:r>
        <w:rPr>
          <w:rtl w:val="0"/>
        </w:rPr>
        <w:t xml:space="preserve"> Ngay sau khi đăng nhập, quản lý thấy tình hình kinh doanh của chi nhánh qua các thẻ số đếm đơn theo từng trạng thái và doanh thu, cùng biểu đồ đơn hàng và doanh thu bảy ngày gần nhất. Khu vực "Đơn chờ xác nhận" cho phép duyệt hoặc huỷ đơn mới ngay tại chỗ. Quản lý cũng chọn tối đa mười món "Ưu đãi đặc biệt từ đầu bếp" để hiển thị trên trang chủ của chi nhánh.</w:t>
      </w:r>
    </w:p>
    <w:p w:rsidR="00000000" w:rsidDel="00000000" w:rsidP="00000000" w:rsidRDefault="00000000" w:rsidRPr="00000000" w14:paraId="000000F2">
      <w:pPr>
        <w:ind w:firstLine="425"/>
        <w:jc w:val="both"/>
        <w:rPr/>
      </w:pPr>
      <w:r>
        <w:rPr>
          <w:b w:val="1"/>
          <w:bCs w:val="1"/>
          <w:rtl w:val="0"/>
        </w:rPr>
        <w:t xml:space="preserve">Xử lý đơn hàng:</w:t>
      </w:r>
      <w:r>
        <w:rPr>
          <w:rtl w:val="0"/>
        </w:rPr>
        <w:t xml:space="preserve"> Quản lý là người điều phối toàn bộ vòng đời đơn hàng theo trình tự chờ xác nhận, đã xác nhận, đang nấu, sẵn sàng và hoàn thành. Thao tác huỷ chỉ được phép khi đơn chưa đưa vào chế biến. Mọi lần chuyển trạng thái đều được ghi nhật ký gồm người thực hiện, trạng thái trước, trạng thái sau và ghi chú kèm theo.</w:t>
      </w:r>
    </w:p>
    <w:p w:rsidR="00000000" w:rsidDel="00000000" w:rsidP="00000000" w:rsidRDefault="00000000" w:rsidRPr="00000000" w14:paraId="000000F3">
      <w:pPr>
        <w:ind w:firstLine="425"/>
        <w:jc w:val="both"/>
        <w:rPr/>
      </w:pPr>
      <w:r>
        <w:rPr>
          <w:b w:val="1"/>
          <w:bCs w:val="1"/>
          <w:rtl w:val="0"/>
        </w:rPr>
        <w:t xml:space="preserve">Thực đơn và giá bán của chi nhánh:</w:t>
      </w:r>
      <w:r>
        <w:rPr>
          <w:rtl w:val="0"/>
        </w:rPr>
        <w:t xml:space="preserve"> Quản lý quyết định món nào được bày bán tại chi nhánh, đặt giá riêng cho từng món, cập nhật số lượng tồn, đánh dấu còn hoặc hết món và gắn nhãn Bán chạy; toàn bộ bảng được lưu bằng một thao tác để thực đơn hiển thị cho khách luôn khớp với thực tế tại quầy.</w:t>
      </w:r>
    </w:p>
    <w:p w:rsidR="00000000" w:rsidDel="00000000" w:rsidP="00000000" w:rsidRDefault="00000000" w:rsidRPr="00000000" w14:paraId="000000F4">
      <w:pPr>
        <w:ind w:firstLine="425"/>
        <w:jc w:val="both"/>
        <w:rPr/>
      </w:pPr>
      <w:r>
        <w:rPr>
          <w:b w:val="1"/>
          <w:bCs w:val="1"/>
          <w:rtl w:val="0"/>
        </w:rPr>
        <w:t xml:space="preserve">Nhân sự:</w:t>
      </w:r>
      <w:r>
        <w:rPr>
          <w:rtl w:val="0"/>
        </w:rPr>
        <w:t xml:space="preserve"> Quản lý khởi tạo tài khoản cho nhân viên và đầu bếp thuộc chi nhánh, chỉ được chọn trong hai vai trò này. Ngoài ra, quản lý khoá hoặc mở lại tài khoản, đặt lại mật khẩu, thiết lập đơn giá lương theo giờ và mức lương áp dụng trong thời gian thử việc.</w:t>
      </w:r>
    </w:p>
    <w:p w:rsidR="00000000" w:rsidDel="00000000" w:rsidP="00000000" w:rsidRDefault="00000000" w:rsidRPr="00000000" w14:paraId="000000F5">
      <w:pPr>
        <w:ind w:firstLine="425"/>
        <w:jc w:val="both"/>
        <w:rPr/>
      </w:pPr>
      <w:r>
        <w:rPr>
          <w:b w:val="1"/>
          <w:bCs w:val="1"/>
          <w:rtl w:val="0"/>
        </w:rPr>
        <w:t xml:space="preserve">Ca làm việc:</w:t>
      </w:r>
      <w:r>
        <w:rPr>
          <w:rtl w:val="0"/>
        </w:rPr>
        <w:t xml:space="preserve"> Danh mục ca làm được khai báo linh hoạt theo đặc thù từng chi nhánh, ví dụ ca sáng từ 07:00 đến 11:30, ca trưa từ 11:30 đến 17:00 và ca tối từ 17:00 đến 22:00. Quản lý có thể sửa giờ của ca đang dùng, thêm ca mới và theo dõi số lượt chấm công đã phát sinh trên từng ca.</w:t>
      </w:r>
    </w:p>
    <w:p>
      <w:pPr>
        <w:ind w:firstLine="425"/>
        <w:jc w:val="both"/>
        <w:rPr>
          <w:ins w:id="9021" w:author="Claude" w:date="2026-10-24T12:00:00Z"/>
        </w:rPr>
      </w:pPr>
      <w:ins w:id="9020" w:author="Claude" w:date="2026-10-24T12:00:00Z">
        <w:r>
          <w:rPr>
            <w:b/>
            <w:bCs/>
            <w:rtl w:val="0"/>
          </w:rPr>
          <w:t xml:space="preserve">Xếp lịch làm:</w:t>
        </w:r>
        <w:r>
          <w:rPr>
            <w:rtl w:val="0"/>
          </w:rPr>
          <w:t xml:space="preserve"> Ngay trên trang ca làm, quản lý xếp lịch theo tuần dưới dạng bảng: mỗi hàng là một nhân viên hoặc đầu bếp đang làm việc, mỗi cột là một ngày trong tuần. Quản lý đánh dấu một hoặc nhiều ca cho từng ngày rồi lưu cả tuần một lần; lịch tuần được kết xuất ra Excel để in và dán tại quầy.</w:t>
        </w:r>
      </w:ins>
    </w:p>
    <w:p w:rsidR="00000000" w:rsidDel="00000000" w:rsidP="00000000" w:rsidRDefault="00000000" w:rsidRPr="00000000" w14:paraId="000000F6">
      <w:pPr>
        <w:ind w:firstLine="425"/>
        <w:jc w:val="both"/>
        <w:rPr/>
      </w:pPr>
      <w:r>
        <w:rPr>
          <w:b w:val="1"/>
          <w:bCs w:val="1"/>
          <w:rtl w:val="0"/>
        </w:rPr>
        <w:t xml:space="preserve">Thiết bị chấm công tại quầy:</w:t>
      </w:r>
      <w:r>
        <w:rPr>
          <w:rtl w:val="0"/>
        </w:rPr>
        <w:t xml:space="preserve"> Một máy tính hoặc máy tính bảng có webcam đặt tại quầy được ghép với chi nhánh thông qua đường liên kết do quản lý tạo ra. Quản lý đăng ký khuôn mặt cho từng nhân sự bằng cách cho trang tự chụp 15 mẫu nhìn thẳng, hoặc tải lên từ 3 đến 15 ảnh chân dung; ảnh tải lên chỉ được xử lý trên trình duyệt, máy chủ chỉ lưu đặc trưng khuôn mặt. Khi không còn dùng, quản lý thu hồi thiết bị để vô hiệu hoá liên kết.</w:t>
      </w:r>
    </w:p>
    <w:p w:rsidR="00000000" w:rsidDel="00000000" w:rsidP="00000000" w:rsidRDefault="00000000" w:rsidRPr="00000000" w14:paraId="000000F7">
      <w:pPr>
        <w:ind w:firstLine="425"/>
        <w:jc w:val="both"/>
        <w:rPr/>
      </w:pPr>
      <w:r>
        <w:rPr>
          <w:b w:val="1"/>
          <w:bCs w:val="1"/>
          <w:rtl w:val="0"/>
        </w:rPr>
        <w:t xml:space="preserve">Chấm công:</w:t>
      </w:r>
      <w:r>
        <w:rPr>
          <w:rtl w:val="0"/>
        </w:rPr>
        <w:t xml:space="preserve"> Quản lý tra cứu bảng chấm công theo từng ngày với các thông tin nhân viên, ca làm, giờ vào, giờ ra, số giờ làm và hình thức chấm công. Trường hợp thiết bị gặp sự cố hoặc nhân sự quên chấm, quản lý thực hiện chấm công thủ công bằng cách chọn nhân viên, chọn ca, nhập giờ vào, giờ ra kèm ghi chú giải trình. Dữ liệu chấm công theo ngày được kết xuất ra tập tin Excel khi cần lưu trữ hoặc đối chiếu.</w:t>
      </w:r>
    </w:p>
    <w:p w:rsidR="00000000" w:rsidDel="00000000" w:rsidP="00000000" w:rsidRDefault="00000000" w:rsidRPr="00000000" w14:paraId="000000F8">
      <w:pPr>
        <w:ind w:firstLine="425"/>
        <w:jc w:val="both"/>
        <w:rPr/>
      </w:pPr>
      <w:r>
        <w:rPr>
          <w:b w:val="1"/>
          <w:bCs w:val="1"/>
          <w:rtl w:val="0"/>
        </w:rPr>
        <w:t xml:space="preserve">Bảng lương:</w:t>
      </w:r>
      <w:r>
        <w:rPr>
          <w:rtl w:val="0"/>
        </w:rPr>
        <w:t xml:space="preserve"> Hệ thống tính lương theo số giờ làm thực tế nhân với đơn giá theo giờ của từng nhân sự, tự động áp dụng mức lương thử việc trong bảy ngày đầu. Quản lý ghi từng khoản thưởng hoặc phạt kèm lý do, có thể sửa hoặc xoá khi bảng lương còn ở trạng thái nháp; tổng thưởng và tổng phạt được cộng tự động. Bảng lương được chốt qua ba bước nháp, đã chốt, đã trả rồi xuất ra Excel để lưu hồ sơ.</w:t>
      </w:r>
    </w:p>
    <w:p w:rsidR="00000000" w:rsidDel="00000000" w:rsidP="00000000" w:rsidRDefault="00000000" w:rsidRPr="00000000" w14:paraId="000000F9">
      <w:pPr>
        <w:ind w:firstLine="425"/>
        <w:jc w:val="both"/>
        <w:rPr/>
      </w:pPr>
      <w:r>
        <w:rPr>
          <w:b w:val="1"/>
          <w:bCs w:val="1"/>
          <w:rtl w:val="0"/>
        </w:rPr>
        <w:t xml:space="preserve">Báo cáo:</w:t>
      </w:r>
      <w:r>
        <w:rPr>
          <w:rtl w:val="0"/>
        </w:rPr>
        <w:t xml:space="preserve"> Báo cáo doanh thu tổng hợp số đơn và số tiền theo ngày, tháng hoặc năm, chia theo hình thức nhận hàng, phương thức thanh toán và nhóm món bán chạy, có biểu đồ và xuất Excel. Mục đánh giá tập hợp phản hồi của khách hàng để quản lý xem xét và trả lời.</w:t>
      </w:r>
    </w:p>
    <w:p w:rsidR="00000000" w:rsidDel="00000000" w:rsidP="00000000" w:rsidRDefault="00000000" w:rsidRPr="00000000" w14:paraId="000000FA">
      <w:pPr>
        <w:keepNext w:val="1"/>
        <w:spacing w:before="120" w:lineRule="auto"/>
        <w:jc w:val="both"/>
        <w:rPr>
          <w:b w:val="1"/>
          <w:bCs w:val="1"/>
        </w:rPr>
      </w:pPr>
      <w:r>
        <w:rPr>
          <w:b w:val="1"/>
          <w:bCs w:val="1"/>
          <w:rtl w:val="0"/>
        </w:rPr>
        <w:t xml:space="preserve">c. Phân hệ Quản trị viên hệ thống </w:t>
      </w:r>
    </w:p>
    <w:p w:rsidR="00000000" w:rsidDel="00000000" w:rsidP="00000000" w:rsidRDefault="00000000" w:rsidRPr="00000000" w14:paraId="000000FB">
      <w:pPr>
        <w:ind w:firstLine="425"/>
        <w:jc w:val="both"/>
        <w:rPr/>
      </w:pPr>
      <w:r>
        <w:rPr>
          <w:rtl w:val="0"/>
        </w:rPr>
        <w:t xml:space="preserve">Quản trị viên giữ quyền cao nhất trên toàn chuỗi và làm việc trên khu vực quản trị riêng. Quản trị viên quản lý chi nhánh, tài khoản quản lý, nhân viên và khách hàng; danh mục và món ăn; banner trang chủ; mã giảm giá và việc gửi thông báo mã tới khách hàng; cài đặt chung như thông tin liên hệ và phương thức thanh toán đang bật; bộ từ khoá của chatbot; tin nhắn liên hệ từ trang chủ; theo dõi đơn hàng, chấm công, bảng lương, báo cáo toàn chuỗi và nhật ký thao tác. Ngoài giao diện web, tài khoản quản lý còn có thể được tạo bằng câu lệnh quản trị trên máy chủ.</w:t>
      </w:r>
    </w:p>
    <w:p w:rsidR="00000000" w:rsidDel="00000000" w:rsidP="00000000" w:rsidRDefault="00000000" w:rsidRPr="00000000" w14:paraId="000000FC">
      <w:pPr>
        <w:keepNext w:val="1"/>
        <w:spacing w:before="120" w:lineRule="auto"/>
        <w:jc w:val="both"/>
        <w:rPr>
          <w:b w:val="1"/>
          <w:bCs w:val="1"/>
        </w:rPr>
      </w:pPr>
      <w:r>
        <w:rPr>
          <w:b w:val="1"/>
          <w:bCs w:val="1"/>
          <w:rtl w:val="0"/>
        </w:rPr>
        <w:t xml:space="preserve">d. Phân hệ Nhân viên </w:t>
      </w:r>
    </w:p>
    <w:p w:rsidR="00000000" w:rsidDel="00000000" w:rsidP="00000000" w:rsidRDefault="00000000" w:rsidRPr="00000000" w14:paraId="000000FD">
      <w:pPr>
        <w:ind w:firstLine="425"/>
        <w:jc w:val="both"/>
        <w:rPr/>
      </w:pPr>
      <w:r>
        <w:rPr>
          <w:rtl w:val="0"/>
        </w:rPr>
        <w:t xml:space="preserve">Nhân viên sử dụng tài khoản do quản lý cấp để định danh trên hệ thống. Nghiệp vụ chính của nhóm người dùng này là chấm công tại thiết bị đặt ở quầy: chọn thao tác chấm vào, chấm ra hoặc ra ca sớm, sau đó nhìn vào camera để hệ thống xác thực. Khi đi trễ quá năm phút hoặc ra ca sớm hơn mười phút so với giờ ca, nhân viên phải nhập lý do ngay trên màn hình để quản lý xem xét.</w:t>
      </w:r>
      <w:ins w:id="9019" w:author="Claude" w:date="2026-10-24T12:00:00Z">
        <w:r>
          <w:rPr>
            <w:rtl w:val="0"/>
          </w:rPr>
          <w:t xml:space="preserve"> Sau khi đăng nhập, nhân viên vào trang "Của tôi" để xem lịch làm được xếp trong tháng (có thể xuất ra Excel), lịch sử chấm công kèm số phút đi trễ hoặc ra sớm và bảng lương tháng của chính mình.</w:t>
        </w:r>
      </w:ins>
    </w:p>
    <w:p w:rsidR="00000000" w:rsidDel="00000000" w:rsidP="00000000" w:rsidRDefault="00000000" w:rsidRPr="00000000" w14:paraId="000000FE">
      <w:pPr>
        <w:keepNext w:val="1"/>
        <w:spacing w:before="120" w:lineRule="auto"/>
        <w:jc w:val="both"/>
        <w:rPr>
          <w:b w:val="1"/>
          <w:bCs w:val="1"/>
        </w:rPr>
      </w:pPr>
      <w:r>
        <w:rPr>
          <w:b w:val="1"/>
          <w:bCs w:val="1"/>
          <w:rtl w:val="0"/>
        </w:rPr>
        <w:t xml:space="preserve">e. Phân hệ Đầu bếp </w:t>
      </w:r>
    </w:p>
    <w:p w:rsidR="00000000" w:rsidDel="00000000" w:rsidP="00000000" w:rsidRDefault="00000000" w:rsidRPr="00000000" w14:paraId="000000FF">
      <w:pPr>
        <w:ind w:firstLine="425"/>
        <w:jc w:val="both"/>
        <w:rPr/>
      </w:pPr>
      <w:r>
        <w:rPr>
          <w:rtl w:val="0"/>
        </w:rPr>
        <w:t xml:space="preserve">Đầu bếp cũng được cấp tài khoản riêng và thực hiện chấm công theo cùng cơ chế nhận diện khuôn mặt như nhân viên. Việc tách riêng vai trò đầu bếp nhằm phục vụ hai mục tiêu: tính lương đúng theo giờ công của bộ phận chế biến và </w:t>
      </w:r>
      <w:del w:id="9017" w:author="Claude" w:date="2026-10-24T12:00:00Z">
        <w:r>
          <w:rPr>
            <w:rtl w:val="0"/>
          </w:rPr>
          <w:delText xml:space="preserve">tạo nền tảng để phát triển màn hình theo dõi đơn dành riêng cho khu vực bếp trong giai đoạn tiếp theo.</w:delText>
        </w:r>
      </w:del>
      <w:ins w:id="9018" w:author="Claude" w:date="2026-10-24T12:00:00Z">
        <w:r>
          <w:rPr>
            <w:rtl w:val="0"/>
          </w:rPr>
          <w:t xml:space="preserve">cung cấp màn hình bếp riêng. Màn hình này hiển thị các đơn đã xác nhận và đang nấu của chi nhánh với cỡ chữ lớn, tự làm mới sau mỗi 30 giây; đầu bếp chỉ theo dõi, việc chuyển trạng thái đơn vẫn do quản lý thực hiện. Ngoài ra, đầu bếp dùng trang "Của tôi" giống nhân viên để xem lịch làm, chấm công và lương của mình.</w:t>
        </w:r>
      </w:ins>
    </w:p>
    <w:bookmarkStart w:colFirst="0" w:colLast="0" w:name="17ejtdfi78do" w:id="7"/>
    <w:bookmarkEnd w:id="7"/>
    <w:p w:rsidR="00000000" w:rsidDel="00000000" w:rsidP="00000000" w:rsidRDefault="00000000" w:rsidRPr="00000000" w14:paraId="00000100">
      <w:pPr>
        <w:pStyle w:val="Heading2"/>
        <w:keepLines w:val="0"/>
        <w:spacing w:before="0" w:lineRule="auto"/>
        <w:jc w:val="both"/>
        <w:rPr/>
      </w:pPr>
      <w:r>
        <w:rPr>
          <w:rFonts w:ascii="Times New Roman" w:cs="Times New Roman" w:eastAsia="Times New Roman" w:hAnsi="Times New Roman"/>
          <w:rtl w:val="0"/>
        </w:rPr>
        <w:t xml:space="preserve">1.2. PHÂN CÔNG CÔNG VIỆC VÀ TIẾN ĐỘ THỰC HIỆN</w:t>
      </w:r>
      <w:r>
        <w:rPr>
          <w:rtl w:val="0"/>
        </w:rPr>
      </w:r>
    </w:p>
    <w:bookmarkStart w:colFirst="0" w:colLast="0" w:name="uaeuxggsgtu3" w:id="8"/>
    <w:bookmarkEnd w:id="8"/>
    <w:p w:rsidR="00000000" w:rsidDel="00000000" w:rsidP="00000000" w:rsidRDefault="00000000" w:rsidRPr="00000000" w14:paraId="00000101">
      <w:pPr>
        <w:pStyle w:val="Heading3"/>
        <w:keepLines w:val="0"/>
        <w:spacing w:before="0" w:lineRule="auto"/>
        <w:jc w:val="both"/>
        <w:rPr/>
      </w:pPr>
      <w:r>
        <w:rPr>
          <w:rFonts w:ascii="Times New Roman" w:cs="Times New Roman" w:eastAsia="Times New Roman" w:hAnsi="Times New Roman"/>
          <w:rtl w:val="0"/>
        </w:rPr>
        <w:t xml:space="preserve">1.2.1. Phân công công việc</w:t>
      </w:r>
      <w:r>
        <w:rPr>
          <w:rtl w:val="0"/>
        </w:rPr>
      </w:r>
    </w:p>
    <w:bookmarkStart w:colFirst="0" w:colLast="0" w:name="vrzpjhqka6yw" w:id="9"/>
    <w:bookmarkEnd w:id="9"/>
    <w:p w:rsidR="00000000" w:rsidDel="00000000" w:rsidP="00000000" w:rsidRDefault="00000000" w:rsidRPr="00000000" w14:paraId="0000010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Phân công công việc.</w:t>
      </w:r>
      <w:r>
        <w:rPr>
          <w:rtl w:val="0"/>
        </w:rPr>
      </w:r>
    </w:p>
    <w:tbl>
      <w:tblPr>
        <w:tblStyle w:val="Table2"/>
        <w:tblW w:w="90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812"/>
        <w:gridCol w:w="2265"/>
        <w:gridCol w:w="4247"/>
        <w:tblGridChange w:id="0">
          <w:tblGrid>
            <w:gridCol w:w="737"/>
            <w:gridCol w:w="1812"/>
            <w:gridCol w:w="2265"/>
            <w:gridCol w:w="4247"/>
          </w:tblGrid>
        </w:tblGridChange>
      </w:tblGrid>
      <w:tr>
        <w:trPr>
          <w:cantSplit w:val="1"/>
          <w:tblHeader w:val="1"/>
        </w:trPr>
        <w:tc>
          <w:tcPr>
            <w:shd w:fill="ededed" w:val="clear"/>
            <w:vAlign w:val="center"/>
          </w:tcPr>
          <w:p w:rsidR="00000000" w:rsidDel="00000000" w:rsidP="00000000" w:rsidRDefault="00000000" w:rsidRPr="00000000" w14:paraId="00000103">
            <w:pPr>
              <w:keepNext w:val="1"/>
              <w:spacing w:after="40" w:before="40" w:line="252.00000000000003" w:lineRule="auto"/>
              <w:jc w:val="center"/>
              <w:rPr>
                <w:b w:val="1"/>
                <w:bCs w:val="1"/>
              </w:rPr>
            </w:pPr>
            <w:r>
              <w:rPr>
                <w:b w:val="1"/>
                <w:bCs w:val="1"/>
                <w:rtl w:val="0"/>
              </w:rPr>
              <w:t xml:space="preserve">STT</w:t>
            </w:r>
          </w:p>
        </w:tc>
        <w:tc>
          <w:tcPr>
            <w:shd w:fill="ededed" w:val="clear"/>
            <w:vAlign w:val="center"/>
          </w:tcPr>
          <w:p w:rsidR="00000000" w:rsidDel="00000000" w:rsidP="00000000" w:rsidRDefault="00000000" w:rsidRPr="00000000" w14:paraId="00000104">
            <w:pPr>
              <w:keepNext w:val="1"/>
              <w:spacing w:after="40" w:before="40" w:line="252.00000000000003" w:lineRule="auto"/>
              <w:jc w:val="center"/>
              <w:rPr>
                <w:b w:val="1"/>
                <w:bCs w:val="1"/>
              </w:rPr>
            </w:pPr>
            <w:r>
              <w:rPr>
                <w:b w:val="1"/>
                <w:bCs w:val="1"/>
                <w:rtl w:val="0"/>
              </w:rPr>
              <w:t xml:space="preserve">MSSV</w:t>
            </w:r>
          </w:p>
        </w:tc>
        <w:tc>
          <w:tcPr>
            <w:shd w:fill="ededed" w:val="clear"/>
            <w:vAlign w:val="center"/>
          </w:tcPr>
          <w:p w:rsidR="00000000" w:rsidDel="00000000" w:rsidP="00000000" w:rsidRDefault="00000000" w:rsidRPr="00000000" w14:paraId="00000105">
            <w:pPr>
              <w:keepNext w:val="1"/>
              <w:spacing w:after="40" w:before="40" w:line="252.00000000000003" w:lineRule="auto"/>
              <w:jc w:val="center"/>
              <w:rPr>
                <w:b w:val="1"/>
                <w:bCs w:val="1"/>
              </w:rPr>
            </w:pPr>
            <w:r>
              <w:rPr>
                <w:b w:val="1"/>
                <w:bCs w:val="1"/>
                <w:rtl w:val="0"/>
              </w:rPr>
              <w:t xml:space="preserve">Họ tên</w:t>
            </w:r>
          </w:p>
        </w:tc>
        <w:tc>
          <w:tcPr>
            <w:shd w:fill="ededed" w:val="clear"/>
            <w:vAlign w:val="center"/>
          </w:tcPr>
          <w:p w:rsidR="00000000" w:rsidDel="00000000" w:rsidP="00000000" w:rsidRDefault="00000000" w:rsidRPr="00000000" w14:paraId="00000106">
            <w:pPr>
              <w:keepNext w:val="1"/>
              <w:spacing w:after="40" w:before="40" w:line="252.00000000000003" w:lineRule="auto"/>
              <w:jc w:val="center"/>
              <w:rPr>
                <w:b w:val="1"/>
                <w:bCs w:val="1"/>
              </w:rPr>
            </w:pPr>
            <w:r>
              <w:rPr>
                <w:b w:val="1"/>
                <w:bCs w:val="1"/>
                <w:rtl w:val="0"/>
              </w:rPr>
              <w:t xml:space="preserve">Công việc thực hiện</w:t>
            </w:r>
          </w:p>
        </w:tc>
      </w:tr>
      <w:tr>
        <w:trPr>
          <w:cantSplit w:val="1"/>
          <w:tblHeader w:val="0"/>
        </w:trPr>
        <w:tc>
          <w:tcPr>
            <w:vAlign w:val="center"/>
          </w:tcPr>
          <w:p w:rsidR="00000000" w:rsidDel="00000000" w:rsidP="00000000" w:rsidRDefault="00000000" w:rsidRPr="00000000" w14:paraId="00000107">
            <w:pPr>
              <w:spacing w:after="40" w:before="40" w:line="252.00000000000003" w:lineRule="auto"/>
              <w:jc w:val="center"/>
              <w:rPr/>
            </w:pPr>
            <w:r>
              <w:rPr>
                <w:rtl w:val="0"/>
              </w:rPr>
              <w:t xml:space="preserve">1</w:t>
            </w:r>
          </w:p>
        </w:tc>
        <w:tc>
          <w:tcPr>
            <w:vAlign w:val="center"/>
          </w:tcPr>
          <w:p w:rsidR="00000000" w:rsidDel="00000000" w:rsidP="00000000" w:rsidRDefault="00000000" w:rsidRPr="00000000" w14:paraId="00000108">
            <w:pPr>
              <w:spacing w:after="40" w:before="40" w:line="252.00000000000003" w:lineRule="auto"/>
              <w:jc w:val="center"/>
              <w:rPr/>
            </w:pPr>
            <w:r>
              <w:rPr>
                <w:rtl w:val="0"/>
              </w:rPr>
              <w:t xml:space="preserve">023101006</w:t>
            </w:r>
          </w:p>
        </w:tc>
        <w:tc>
          <w:tcPr>
            <w:vAlign w:val="center"/>
          </w:tcPr>
          <w:p w:rsidR="00000000" w:rsidDel="00000000" w:rsidP="00000000" w:rsidRDefault="00000000" w:rsidRPr="00000000" w14:paraId="00000109">
            <w:pPr>
              <w:spacing w:after="40" w:before="40" w:line="252.00000000000003" w:lineRule="auto"/>
              <w:jc w:val="center"/>
              <w:rPr/>
            </w:pPr>
            <w:r>
              <w:rPr>
                <w:rtl w:val="0"/>
              </w:rPr>
              <w:t xml:space="preserve">Ngô Hữu Tính</w:t>
            </w:r>
          </w:p>
        </w:tc>
        <w:tc>
          <w:tcPr>
            <w:vAlign w:val="center"/>
          </w:tcPr>
          <w:p w:rsidR="00000000" w:rsidDel="00000000" w:rsidP="00000000" w:rsidRDefault="00000000" w:rsidRPr="00000000" w14:paraId="0000010A">
            <w:pPr>
              <w:spacing w:after="40" w:before="40" w:line="252.00000000000003" w:lineRule="auto"/>
              <w:jc w:val="both"/>
              <w:rPr/>
            </w:pPr>
            <w:r>
              <w:rPr>
                <w:rtl w:val="0"/>
              </w:rPr>
              <w:t xml:space="preserve">Thiết kế giao diện phía khách hàng (thực đơn, chính sách, thông báo); thiết kế dữ liệu đơn hàng và mã giảm giá; xây dựng đặt hàng, phí giao hàng, mã giảm giá theo phạm vi, theo dõi, đặt lại và đánh giá đơn.</w:t>
            </w:r>
          </w:p>
        </w:tc>
      </w:tr>
      <w:tr>
        <w:trPr>
          <w:cantSplit w:val="1"/>
          <w:tblHeader w:val="0"/>
        </w:trPr>
        <w:tc>
          <w:tcPr>
            <w:vAlign w:val="center"/>
          </w:tcPr>
          <w:p w:rsidR="00000000" w:rsidDel="00000000" w:rsidP="00000000" w:rsidRDefault="00000000" w:rsidRPr="00000000" w14:paraId="0000010B">
            <w:pPr>
              <w:spacing w:after="40" w:before="40" w:line="252.00000000000003" w:lineRule="auto"/>
              <w:jc w:val="center"/>
              <w:rPr/>
            </w:pPr>
            <w:r>
              <w:rPr>
                <w:rtl w:val="0"/>
              </w:rPr>
              <w:t xml:space="preserve">2</w:t>
            </w:r>
          </w:p>
        </w:tc>
        <w:tc>
          <w:tcPr>
            <w:vAlign w:val="center"/>
          </w:tcPr>
          <w:p w:rsidR="00000000" w:rsidDel="00000000" w:rsidP="00000000" w:rsidRDefault="00000000" w:rsidRPr="00000000" w14:paraId="0000010C">
            <w:pPr>
              <w:spacing w:after="40" w:before="40" w:line="252.00000000000003" w:lineRule="auto"/>
              <w:jc w:val="center"/>
              <w:rPr/>
            </w:pPr>
            <w:r>
              <w:rPr>
                <w:rtl w:val="0"/>
              </w:rPr>
              <w:t xml:space="preserve">023101057</w:t>
            </w:r>
          </w:p>
        </w:tc>
        <w:tc>
          <w:tcPr>
            <w:vAlign w:val="center"/>
          </w:tcPr>
          <w:p w:rsidR="00000000" w:rsidDel="00000000" w:rsidP="00000000" w:rsidRDefault="00000000" w:rsidRPr="00000000" w14:paraId="0000010D">
            <w:pPr>
              <w:spacing w:after="40" w:before="40" w:line="252.00000000000003" w:lineRule="auto"/>
              <w:jc w:val="center"/>
              <w:rPr/>
            </w:pPr>
            <w:r>
              <w:rPr>
                <w:rtl w:val="0"/>
              </w:rPr>
              <w:t xml:space="preserve">Cao Phúc Thịnh</w:t>
            </w:r>
          </w:p>
        </w:tc>
        <w:tc>
          <w:tcPr>
            <w:vAlign w:val="center"/>
          </w:tcPr>
          <w:p w:rsidR="00000000" w:rsidDel="00000000" w:rsidP="00000000" w:rsidRDefault="00000000" w:rsidRPr="00000000" w14:paraId="0000010E">
            <w:pPr>
              <w:spacing w:after="40" w:before="40" w:line="252.00000000000003" w:lineRule="auto"/>
              <w:jc w:val="both"/>
              <w:rPr/>
            </w:pPr>
            <w:r>
              <w:rPr>
                <w:rtl w:val="0"/>
              </w:rPr>
              <w:t xml:space="preserve">Xây dựng phân hệ quản lý chi nhánh (tổng quan, đơn hàng, thực đơn, nhân sự, ca làm, bảng lương, báo cáo); chấm công bằng nhận diện khuôn mặt; khu vực quản trị viên; chatbot, tìm kiếm; kiểm thử tự động.</w:t>
            </w:r>
          </w:p>
        </w:tc>
      </w:tr>
      <w:tr>
        <w:trPr>
          <w:cantSplit w:val="1"/>
          <w:tblHeader w:val="0"/>
        </w:trPr>
        <w:tc>
          <w:tcPr>
            <w:vAlign w:val="center"/>
          </w:tcPr>
          <w:p w:rsidR="00000000" w:rsidDel="00000000" w:rsidP="00000000" w:rsidRDefault="00000000" w:rsidRPr="00000000" w14:paraId="0000010F">
            <w:pPr>
              <w:spacing w:after="40" w:before="40" w:line="252.00000000000003" w:lineRule="auto"/>
              <w:jc w:val="center"/>
              <w:rPr/>
            </w:pPr>
            <w:r>
              <w:rPr>
                <w:rtl w:val="0"/>
              </w:rPr>
              <w:t xml:space="preserve">3</w:t>
            </w:r>
          </w:p>
        </w:tc>
        <w:tc>
          <w:tcPr>
            <w:vAlign w:val="center"/>
          </w:tcPr>
          <w:p w:rsidR="00000000" w:rsidDel="00000000" w:rsidP="00000000" w:rsidRDefault="00000000" w:rsidRPr="00000000" w14:paraId="00000110">
            <w:pPr>
              <w:spacing w:after="40" w:before="40" w:line="252.00000000000003" w:lineRule="auto"/>
              <w:jc w:val="center"/>
              <w:rPr/>
            </w:pPr>
            <w:r>
              <w:rPr>
                <w:rtl w:val="0"/>
              </w:rPr>
              <w:t xml:space="preserve">023101058</w:t>
            </w:r>
          </w:p>
        </w:tc>
        <w:tc>
          <w:tcPr>
            <w:vAlign w:val="center"/>
          </w:tcPr>
          <w:p w:rsidR="00000000" w:rsidDel="00000000" w:rsidP="00000000" w:rsidRDefault="00000000" w:rsidRPr="00000000" w14:paraId="00000111">
            <w:pPr>
              <w:spacing w:after="40" w:before="40" w:line="252.00000000000003" w:lineRule="auto"/>
              <w:jc w:val="center"/>
              <w:rPr/>
            </w:pPr>
            <w:r>
              <w:rPr>
                <w:rtl w:val="0"/>
              </w:rPr>
              <w:t xml:space="preserve">Nguyễn Văn Trực</w:t>
            </w:r>
          </w:p>
        </w:tc>
        <w:tc>
          <w:tcPr>
            <w:vAlign w:val="center"/>
          </w:tcPr>
          <w:p w:rsidR="00000000" w:rsidDel="00000000" w:rsidP="00000000" w:rsidRDefault="00000000" w:rsidRPr="00000000" w14:paraId="00000112">
            <w:pPr>
              <w:spacing w:after="40" w:before="40" w:line="252.00000000000003" w:lineRule="auto"/>
              <w:jc w:val="both"/>
              <w:rPr/>
            </w:pPr>
            <w:r>
              <w:rPr>
                <w:rtl w:val="0"/>
              </w:rPr>
              <w:t xml:space="preserve">Phân tích yêu cầu, vẽ sơ đồ use case; xây dựng phiên bản đầu của trang quản trị viên; tổng hợp báo cáo.</w:t>
            </w:r>
          </w:p>
        </w:tc>
      </w:tr>
    </w:tbl>
    <w:bookmarkStart w:colFirst="0" w:colLast="0" w:name="6x8vc6q8zd57" w:id="10"/>
    <w:bookmarkEnd w:id="10"/>
    <w:p w:rsidR="00000000" w:rsidDel="00000000" w:rsidP="00000000" w:rsidRDefault="00000000" w:rsidRPr="00000000" w14:paraId="00000113">
      <w:pPr>
        <w:pStyle w:val="Heading3"/>
        <w:keepLines w:val="0"/>
        <w:spacing w:before="0" w:lineRule="auto"/>
        <w:jc w:val="both"/>
        <w:rPr/>
      </w:pPr>
      <w:r>
        <w:rPr>
          <w:rFonts w:ascii="Times New Roman" w:cs="Times New Roman" w:eastAsia="Times New Roman" w:hAnsi="Times New Roman"/>
          <w:rtl w:val="0"/>
        </w:rPr>
        <w:t xml:space="preserve">1.2.2. Tiến trình thực hiện</w:t>
      </w:r>
      <w:r>
        <w:rPr>
          <w:rtl w:val="0"/>
        </w:rPr>
      </w:r>
    </w:p>
    <w:bookmarkStart w:colFirst="0" w:colLast="0" w:name="7kg5h0jdp1f0" w:id="11"/>
    <w:bookmarkEnd w:id="11"/>
    <w:p w:rsidR="00000000" w:rsidDel="00000000" w:rsidP="00000000" w:rsidRDefault="00000000" w:rsidRPr="00000000" w14:paraId="00000114">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commentRangeStart w:id="2"/>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Tiến trình thực hiện.</w:t>
      </w:r>
      <w:r>
        <w:rPr>
          <w:rtl w:val="0"/>
        </w:rPr>
      </w:r>
      <w:commentRangeEnd w:id="2"/>
      <w:r>
        <w:commentReference w:id="2"/>
      </w:r>
    </w:p>
    <w:tbl>
      <w:tblPr>
        <w:tblStyle w:val="Table3"/>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4"/>
        <w:gridCol w:w="1417"/>
        <w:gridCol w:w="4677"/>
        <w:gridCol w:w="1553"/>
        <w:tblGridChange w:id="0">
          <w:tblGrid>
            <w:gridCol w:w="1414"/>
            <w:gridCol w:w="1417"/>
            <w:gridCol w:w="4677"/>
            <w:gridCol w:w="1553"/>
          </w:tblGrid>
        </w:tblGridChange>
      </w:tblGrid>
      <w:tr>
        <w:trPr>
          <w:cantSplit w:val="1"/>
          <w:tblHeader w:val="1"/>
        </w:trPr>
        <w:tc>
          <w:tcPr>
            <w:vAlign w:val="center"/>
          </w:tcPr>
          <w:bookmarkStart w:colFirst="0" w:colLast="0" w:name="2u1t7ydzbw8q" w:id="12"/>
          <w:bookmarkEnd w:id="12"/>
          <w:p w:rsidR="00000000" w:rsidDel="00000000" w:rsidP="00000000" w:rsidRDefault="00000000" w:rsidRPr="00000000" w14:paraId="00000115">
            <w:pPr>
              <w:keepNext w:val="1"/>
              <w:spacing w:after="40" w:before="40" w:line="252.00000000000003" w:lineRule="auto"/>
              <w:jc w:val="center"/>
              <w:rPr>
                <w:b w:val="1"/>
                <w:bCs w:val="1"/>
              </w:rPr>
            </w:pPr>
            <w:r>
              <w:rPr>
                <w:b w:val="1"/>
                <w:bCs w:val="1"/>
                <w:rtl w:val="0"/>
              </w:rPr>
              <w:t xml:space="preserve">Giai đoạn</w:t>
            </w:r>
          </w:p>
        </w:tc>
        <w:tc>
          <w:tcPr>
            <w:vAlign w:val="center"/>
          </w:tcPr>
          <w:p w:rsidR="00000000" w:rsidDel="00000000" w:rsidP="00000000" w:rsidRDefault="00000000" w:rsidRPr="00000000" w14:paraId="00000116">
            <w:pPr>
              <w:keepNext w:val="1"/>
              <w:spacing w:after="40" w:before="40" w:line="252.00000000000003" w:lineRule="auto"/>
              <w:jc w:val="center"/>
              <w:rPr>
                <w:b w:val="1"/>
                <w:bCs w:val="1"/>
              </w:rPr>
            </w:pPr>
            <w:r>
              <w:rPr>
                <w:b w:val="1"/>
                <w:bCs w:val="1"/>
                <w:rtl w:val="0"/>
              </w:rPr>
              <w:t xml:space="preserve">Thời gian</w:t>
            </w:r>
          </w:p>
        </w:tc>
        <w:tc>
          <w:tcPr>
            <w:vAlign w:val="center"/>
          </w:tcPr>
          <w:p w:rsidR="00000000" w:rsidDel="00000000" w:rsidP="00000000" w:rsidRDefault="00000000" w:rsidRPr="00000000" w14:paraId="00000117">
            <w:pPr>
              <w:keepNext w:val="1"/>
              <w:spacing w:after="40" w:before="40" w:line="252.00000000000003" w:lineRule="auto"/>
              <w:jc w:val="center"/>
              <w:rPr>
                <w:b w:val="1"/>
                <w:bCs w:val="1"/>
              </w:rPr>
            </w:pPr>
            <w:r>
              <w:rPr>
                <w:b w:val="1"/>
                <w:bCs w:val="1"/>
                <w:rtl w:val="0"/>
              </w:rPr>
              <w:t xml:space="preserve">Nội dung công việc</w:t>
            </w:r>
          </w:p>
        </w:tc>
        <w:tc>
          <w:tcPr>
            <w:vAlign w:val="center"/>
          </w:tcPr>
          <w:p w:rsidR="00000000" w:rsidDel="00000000" w:rsidP="00000000" w:rsidRDefault="00000000" w:rsidRPr="00000000" w14:paraId="00000118">
            <w:pPr>
              <w:keepNext w:val="1"/>
              <w:spacing w:after="40" w:before="40" w:line="252.00000000000003" w:lineRule="auto"/>
              <w:jc w:val="center"/>
              <w:rPr>
                <w:b w:val="1"/>
                <w:bCs w:val="1"/>
              </w:rPr>
            </w:pPr>
            <w:r>
              <w:rPr>
                <w:b w:val="1"/>
                <w:bCs w:val="1"/>
                <w:rtl w:val="0"/>
              </w:rPr>
              <w:t xml:space="preserve">Ghi chú</w:t>
            </w:r>
          </w:p>
        </w:tc>
      </w:tr>
      <w:tr>
        <w:trPr>
          <w:cantSplit w:val="1"/>
          <w:tblHeader w:val="0"/>
        </w:trPr>
        <w:tc>
          <w:tcPr>
            <w:vAlign w:val="center"/>
          </w:tcPr>
          <w:p w:rsidR="00000000" w:rsidDel="00000000" w:rsidP="00000000" w:rsidRDefault="00000000" w:rsidRPr="00000000" w14:paraId="00000119">
            <w:pPr>
              <w:keepNext w:val="1"/>
              <w:spacing w:after="40" w:before="40" w:line="252.00000000000003" w:lineRule="auto"/>
              <w:jc w:val="center"/>
              <w:rPr/>
            </w:pPr>
            <w:r>
              <w:rPr>
                <w:rtl w:val="0"/>
              </w:rPr>
              <w:t xml:space="preserve">Khởi tạo và phân tích</w:t>
            </w:r>
          </w:p>
        </w:tc>
        <w:tc>
          <w:tcPr>
            <w:vAlign w:val="center"/>
          </w:tcPr>
          <w:p w:rsidR="00000000" w:rsidDel="00000000" w:rsidP="00000000" w:rsidRDefault="00000000" w:rsidRPr="00000000" w14:paraId="0000011A">
            <w:pPr>
              <w:keepNext w:val="1"/>
              <w:spacing w:after="40" w:before="40" w:line="252.00000000000003" w:lineRule="auto"/>
              <w:jc w:val="center"/>
              <w:rPr/>
            </w:pPr>
            <w:r>
              <w:rPr>
                <w:rtl w:val="0"/>
              </w:rPr>
              <w:t xml:space="preserve">Tuần 1 – 2</w:t>
            </w:r>
          </w:p>
        </w:tc>
        <w:tc>
          <w:tcPr>
            <w:vAlign w:val="center"/>
          </w:tcPr>
          <w:p w:rsidR="00000000" w:rsidDel="00000000" w:rsidP="00000000" w:rsidRDefault="00000000" w:rsidRPr="00000000" w14:paraId="0000011B">
            <w:pPr>
              <w:keepNext w:val="1"/>
              <w:spacing w:after="40" w:before="40" w:line="252.00000000000003" w:lineRule="auto"/>
              <w:jc w:val="both"/>
              <w:rPr/>
            </w:pPr>
            <w:r>
              <w:rPr>
                <w:rtl w:val="0"/>
              </w:rPr>
              <w:t xml:space="preserve">Nhận đề tài, họp nhóm thống nhất phạm vi. Khảo sát quy trình bán hàng của một số cửa hàng thức ăn nhanh và các website đặt món hiện có. Xác định năm tác nhân, thống kê nghiệp vụ cần số hoá (đơn hàng, thực đơn theo chi nhánh, ca làm, chấm công, lương).</w:t>
            </w:r>
          </w:p>
        </w:tc>
        <w:tc>
          <w:tcPr>
            <w:vAlign w:val="center"/>
          </w:tcPr>
          <w:p w:rsidR="00000000" w:rsidDel="00000000" w:rsidP="00000000" w:rsidRDefault="00000000" w:rsidRPr="00000000" w14:paraId="0000011C">
            <w:pPr>
              <w:keepNext w:val="1"/>
              <w:spacing w:after="40" w:before="40" w:line="252.00000000000003" w:lineRule="auto"/>
              <w:jc w:val="center"/>
              <w:rPr/>
            </w:pPr>
            <w:r>
              <w:rPr>
                <w:rtl w:val="0"/>
              </w:rPr>
            </w:r>
          </w:p>
        </w:tc>
      </w:tr>
      <w:tr>
        <w:trPr>
          <w:cantSplit w:val="1"/>
          <w:tblHeader w:val="0"/>
        </w:trPr>
        <w:tc>
          <w:tcPr>
            <w:vAlign w:val="center"/>
          </w:tcPr>
          <w:p w:rsidR="00000000" w:rsidDel="00000000" w:rsidP="00000000" w:rsidRDefault="00000000" w:rsidRPr="00000000" w14:paraId="0000011D">
            <w:pPr>
              <w:keepNext w:val="1"/>
              <w:spacing w:after="40" w:before="40" w:line="252.00000000000003" w:lineRule="auto"/>
              <w:jc w:val="center"/>
              <w:rPr/>
            </w:pPr>
            <w:r>
              <w:rPr>
                <w:rtl w:val="0"/>
              </w:rPr>
              <w:t xml:space="preserve">Thiết kế hệ thống</w:t>
            </w:r>
          </w:p>
        </w:tc>
        <w:tc>
          <w:tcPr>
            <w:vAlign w:val="center"/>
          </w:tcPr>
          <w:p w:rsidR="00000000" w:rsidDel="00000000" w:rsidP="00000000" w:rsidRDefault="00000000" w:rsidRPr="00000000" w14:paraId="0000011E">
            <w:pPr>
              <w:keepNext w:val="1"/>
              <w:spacing w:after="40" w:before="40" w:line="252.00000000000003" w:lineRule="auto"/>
              <w:jc w:val="center"/>
              <w:rPr/>
            </w:pPr>
            <w:r>
              <w:rPr>
                <w:rtl w:val="0"/>
              </w:rPr>
              <w:t xml:space="preserve">Tuần 3 – 4</w:t>
            </w:r>
          </w:p>
        </w:tc>
        <w:tc>
          <w:tcPr>
            <w:vAlign w:val="center"/>
          </w:tcPr>
          <w:p w:rsidR="00000000" w:rsidDel="00000000" w:rsidP="00000000" w:rsidRDefault="00000000" w:rsidRPr="00000000" w14:paraId="0000011F">
            <w:pPr>
              <w:keepNext w:val="1"/>
              <w:spacing w:after="40" w:before="40" w:line="252.00000000000003" w:lineRule="auto"/>
              <w:jc w:val="both"/>
              <w:rPr/>
            </w:pPr>
            <w:r>
              <w:rPr>
                <w:rtl w:val="0"/>
              </w:rPr>
              <w:t xml:space="preserve">Xây dựng sơ đồ use case, sơ đồ lớp và sơ đồ quan hệ cơ sở dữ liệu. Thiết kế bố cục giao diện cho hai nhóm màn hình: trang bán hàng cho khách và khu vực quản trị chi nhánh.</w:t>
            </w:r>
          </w:p>
        </w:tc>
        <w:tc>
          <w:tcPr>
            <w:vAlign w:val="center"/>
          </w:tcPr>
          <w:p w:rsidR="00000000" w:rsidDel="00000000" w:rsidP="00000000" w:rsidRDefault="00000000" w:rsidRPr="00000000" w14:paraId="00000120">
            <w:pPr>
              <w:keepNext w:val="1"/>
              <w:spacing w:after="40" w:before="40" w:line="252.00000000000003" w:lineRule="auto"/>
              <w:jc w:val="center"/>
              <w:rPr/>
            </w:pPr>
            <w:r>
              <w:rPr>
                <w:rtl w:val="0"/>
              </w:rPr>
            </w:r>
          </w:p>
        </w:tc>
      </w:tr>
      <w:tr>
        <w:trPr>
          <w:cantSplit w:val="1"/>
          <w:tblHeader w:val="0"/>
        </w:trPr>
        <w:tc>
          <w:tcPr>
            <w:vMerge w:val="restart"/>
            <w:vAlign w:val="center"/>
          </w:tcPr>
          <w:p w:rsidR="00000000" w:rsidDel="00000000" w:rsidP="00000000" w:rsidRDefault="00000000" w:rsidRPr="00000000" w14:paraId="00000121">
            <w:pPr>
              <w:keepNext w:val="1"/>
              <w:spacing w:after="40" w:before="40" w:line="252.00000000000003" w:lineRule="auto"/>
              <w:jc w:val="both"/>
              <w:rPr/>
            </w:pPr>
            <w:r>
              <w:rPr>
                <w:rtl w:val="0"/>
              </w:rPr>
              <w:t xml:space="preserve">Xây dựng phân hệ quản lý chi nhánh</w:t>
            </w:r>
          </w:p>
          <w:p w:rsidR="00000000" w:rsidDel="00000000" w:rsidP="00000000" w:rsidRDefault="00000000" w:rsidRPr="00000000" w14:paraId="00000122">
            <w:pPr>
              <w:keepNext w:val="1"/>
              <w:spacing w:after="40" w:before="40" w:line="252.00000000000003" w:lineRule="auto"/>
              <w:jc w:val="both"/>
              <w:rPr/>
            </w:pPr>
            <w:r>
              <w:rPr>
                <w:rtl w:val="0"/>
              </w:rPr>
              <w:t xml:space="preserve">Xây dựng phân hệ khách hàng</w:t>
            </w:r>
          </w:p>
        </w:tc>
        <w:tc>
          <w:tcPr>
            <w:vAlign w:val="center"/>
          </w:tcPr>
          <w:p w:rsidR="00000000" w:rsidDel="00000000" w:rsidP="00000000" w:rsidRDefault="00000000" w:rsidRPr="00000000" w14:paraId="00000123">
            <w:pPr>
              <w:keepNext w:val="1"/>
              <w:spacing w:after="40" w:before="40" w:line="252.00000000000003" w:lineRule="auto"/>
              <w:jc w:val="center"/>
              <w:rPr/>
            </w:pPr>
            <w:r>
              <w:rPr>
                <w:rtl w:val="0"/>
              </w:rPr>
              <w:t xml:space="preserve">Tuần 5 – 7</w:t>
            </w:r>
          </w:p>
        </w:tc>
        <w:tc>
          <w:tcPr>
            <w:vAlign w:val="center"/>
          </w:tcPr>
          <w:p w:rsidR="00000000" w:rsidDel="00000000" w:rsidP="00000000" w:rsidRDefault="00000000" w:rsidRPr="00000000" w14:paraId="00000124">
            <w:pPr>
              <w:keepNext w:val="1"/>
              <w:spacing w:after="40" w:before="40" w:line="252.00000000000003" w:lineRule="auto"/>
              <w:jc w:val="both"/>
              <w:rPr/>
            </w:pPr>
            <w:r>
              <w:rPr>
                <w:rtl w:val="0"/>
              </w:rPr>
              <w:t xml:space="preserve">Lập trình đăng nhập và phân quyền theo vai trò. Xây dựng màn hình tổng quan, xử lý đơn hàng theo luồng trạng thái, quản lý thực đơn và giá bán theo chi nhánh.</w:t>
            </w:r>
          </w:p>
        </w:tc>
        <w:tc>
          <w:tcPr>
            <w:vAlign w:val="center"/>
          </w:tcPr>
          <w:p w:rsidR="00000000" w:rsidDel="00000000" w:rsidP="00000000" w:rsidRDefault="00000000" w:rsidRPr="00000000" w14:paraId="00000125">
            <w:pPr>
              <w:keepNext w:val="1"/>
              <w:spacing w:after="40" w:before="40" w:line="252.00000000000003" w:lineRule="auto"/>
              <w:jc w:val="center"/>
              <w:rPr/>
            </w:pPr>
            <w:r>
              <w:rPr>
                <w:rtl w:val="0"/>
              </w:rPr>
            </w:r>
          </w:p>
        </w:tc>
      </w:tr>
      <w:tr>
        <w:trPr>
          <w:cantSplit w:val="1"/>
          <w:tblHeader w:val="0"/>
        </w:trPr>
        <w:tc>
          <w:tcPr>
            <w:vMerge w:val="continue"/>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vAlign w:val="center"/>
          </w:tcPr>
          <w:p w:rsidR="00000000" w:rsidDel="00000000" w:rsidP="00000000" w:rsidRDefault="00000000" w:rsidRPr="00000000" w14:paraId="00000127">
            <w:pPr>
              <w:keepNext w:val="1"/>
              <w:spacing w:after="40" w:before="40" w:line="252.00000000000003" w:lineRule="auto"/>
              <w:jc w:val="center"/>
              <w:rPr/>
            </w:pPr>
            <w:r>
              <w:rPr>
                <w:rtl w:val="0"/>
              </w:rPr>
              <w:t xml:space="preserve">Tuần 8 – 10</w:t>
            </w:r>
          </w:p>
        </w:tc>
        <w:tc>
          <w:tcPr>
            <w:vAlign w:val="center"/>
          </w:tcPr>
          <w:p w:rsidR="00000000" w:rsidDel="00000000" w:rsidP="00000000" w:rsidRDefault="00000000" w:rsidRPr="00000000" w14:paraId="00000128">
            <w:pPr>
              <w:keepNext w:val="1"/>
              <w:spacing w:after="40" w:before="40" w:line="252.00000000000003" w:lineRule="auto"/>
              <w:jc w:val="both"/>
              <w:rPr/>
            </w:pPr>
            <w:r>
              <w:rPr>
                <w:rtl w:val="0"/>
              </w:rPr>
              <w:t xml:space="preserve">Dựng giao diện trang chủ, thực đơn theo chi nhánh, trang chi tiết món. Hoàn thiện giỏ hàng, đặt hàng, thanh toán, hồ sơ cá nhân và theo dõi đơn.</w:t>
            </w:r>
          </w:p>
        </w:tc>
        <w:tc>
          <w:tcPr>
            <w:vAlign w:val="center"/>
          </w:tcPr>
          <w:p w:rsidR="00000000" w:rsidDel="00000000" w:rsidP="00000000" w:rsidRDefault="00000000" w:rsidRPr="00000000" w14:paraId="00000129">
            <w:pPr>
              <w:keepNext w:val="1"/>
              <w:spacing w:after="40" w:before="40" w:line="252.00000000000003" w:lineRule="auto"/>
              <w:jc w:val="center"/>
              <w:rPr/>
            </w:pPr>
            <w:r>
              <w:rPr>
                <w:rtl w:val="0"/>
              </w:rPr>
            </w:r>
          </w:p>
        </w:tc>
      </w:tr>
      <w:tr>
        <w:trPr>
          <w:cantSplit w:val="1"/>
          <w:tblHeader w:val="0"/>
        </w:trPr>
        <w:tc>
          <w:tcPr>
            <w:vAlign w:val="center"/>
          </w:tcPr>
          <w:p w:rsidR="00000000" w:rsidDel="00000000" w:rsidP="00000000" w:rsidRDefault="00000000" w:rsidRPr="00000000" w14:paraId="0000012A">
            <w:pPr>
              <w:keepNext w:val="1"/>
              <w:spacing w:after="40" w:before="40" w:line="252.00000000000003" w:lineRule="auto"/>
              <w:jc w:val="center"/>
              <w:rPr/>
            </w:pPr>
            <w:r>
              <w:rPr>
                <w:rtl w:val="0"/>
              </w:rPr>
              <w:t xml:space="preserve">Xây dựng nghiệp vụ nhân sự</w:t>
            </w:r>
          </w:p>
        </w:tc>
        <w:tc>
          <w:tcPr>
            <w:vAlign w:val="center"/>
          </w:tcPr>
          <w:p w:rsidR="00000000" w:rsidDel="00000000" w:rsidP="00000000" w:rsidRDefault="00000000" w:rsidRPr="00000000" w14:paraId="0000012B">
            <w:pPr>
              <w:keepNext w:val="1"/>
              <w:spacing w:after="40" w:before="40" w:line="252.00000000000003" w:lineRule="auto"/>
              <w:jc w:val="center"/>
              <w:rPr/>
            </w:pPr>
            <w:r>
              <w:rPr>
                <w:rtl w:val="0"/>
              </w:rPr>
              <w:t xml:space="preserve">Tuần 11 – 12</w:t>
            </w:r>
          </w:p>
        </w:tc>
        <w:tc>
          <w:tcPr>
            <w:vAlign w:val="center"/>
          </w:tcPr>
          <w:p w:rsidR="00000000" w:rsidDel="00000000" w:rsidP="00000000" w:rsidRDefault="00000000" w:rsidRPr="00000000" w14:paraId="0000012C">
            <w:pPr>
              <w:keepNext w:val="1"/>
              <w:spacing w:after="40" w:before="40" w:line="252.00000000000003" w:lineRule="auto"/>
              <w:jc w:val="both"/>
              <w:rPr/>
            </w:pPr>
            <w:r>
              <w:rPr>
                <w:rtl w:val="0"/>
              </w:rPr>
              <w:t xml:space="preserve">Lập trình quản lý nhân viên, ca làm việc, ghép thiết bị quầy, chấm công bằng nhận diện khuôn mặt, chấm công thủ công, tính lương và kết xuất Excel.</w:t>
            </w:r>
          </w:p>
        </w:tc>
        <w:tc>
          <w:tcPr>
            <w:vAlign w:val="center"/>
          </w:tcPr>
          <w:p w:rsidR="00000000" w:rsidDel="00000000" w:rsidP="00000000" w:rsidRDefault="00000000" w:rsidRPr="00000000" w14:paraId="0000012D">
            <w:pPr>
              <w:keepNext w:val="1"/>
              <w:spacing w:after="40" w:before="40" w:line="252.00000000000003" w:lineRule="auto"/>
              <w:jc w:val="center"/>
              <w:rPr/>
            </w:pPr>
            <w:r>
              <w:rPr>
                <w:rtl w:val="0"/>
              </w:rPr>
            </w:r>
          </w:p>
        </w:tc>
      </w:tr>
      <w:tr>
        <w:trPr>
          <w:cantSplit w:val="1"/>
          <w:tblHeader w:val="0"/>
        </w:trPr>
        <w:tc>
          <w:tcPr>
            <w:vMerge w:val="restart"/>
            <w:vAlign w:val="center"/>
          </w:tcPr>
          <w:p w:rsidR="00000000" w:rsidDel="00000000" w:rsidP="00000000" w:rsidRDefault="00000000" w:rsidRPr="00000000" w14:paraId="0000012E">
            <w:pPr>
              <w:spacing w:after="40" w:before="40" w:line="252.00000000000003" w:lineRule="auto"/>
              <w:jc w:val="both"/>
              <w:rPr/>
            </w:pPr>
            <w:r>
              <w:rPr>
                <w:rtl w:val="0"/>
              </w:rPr>
              <w:t xml:space="preserve">Tích hợp trợ lý AI và báo cáo</w:t>
            </w:r>
          </w:p>
          <w:p w:rsidR="00000000" w:rsidDel="00000000" w:rsidP="00000000" w:rsidRDefault="00000000" w:rsidRPr="00000000" w14:paraId="0000012F">
            <w:pPr>
              <w:spacing w:after="40" w:before="40" w:line="252.00000000000003" w:lineRule="auto"/>
              <w:jc w:val="both"/>
              <w:rPr/>
            </w:pPr>
            <w:r>
              <w:rPr>
                <w:rtl w:val="0"/>
              </w:rPr>
              <w:t xml:space="preserve">Kiểm thử và hoàn thiện</w:t>
            </w:r>
          </w:p>
        </w:tc>
        <w:tc>
          <w:tcPr>
            <w:vAlign w:val="center"/>
          </w:tcPr>
          <w:p w:rsidR="00000000" w:rsidDel="00000000" w:rsidP="00000000" w:rsidRDefault="00000000" w:rsidRPr="00000000" w14:paraId="00000130">
            <w:pPr>
              <w:keepNext w:val="1"/>
              <w:spacing w:after="40" w:before="40" w:line="252.00000000000003" w:lineRule="auto"/>
              <w:jc w:val="center"/>
              <w:rPr/>
            </w:pPr>
            <w:r>
              <w:rPr>
                <w:rtl w:val="0"/>
              </w:rPr>
              <w:t xml:space="preserve">Tuần 13</w:t>
            </w:r>
          </w:p>
        </w:tc>
        <w:tc>
          <w:tcPr>
            <w:vAlign w:val="center"/>
          </w:tcPr>
          <w:p w:rsidR="00000000" w:rsidDel="00000000" w:rsidP="00000000" w:rsidRDefault="00000000" w:rsidRPr="00000000" w14:paraId="00000131">
            <w:pPr>
              <w:keepNext w:val="1"/>
              <w:spacing w:after="40" w:before="40" w:line="252.00000000000003" w:lineRule="auto"/>
              <w:jc w:val="both"/>
              <w:rPr/>
            </w:pPr>
            <w:r>
              <w:rPr>
                <w:rtl w:val="0"/>
              </w:rPr>
              <w:t xml:space="preserve">Xây dựng khung hội thoại tư vấn thực đơn dựa trên số liệu bán hàng. Hoàn thiện báo cáo doanh thu và báo cáo đánh giá.</w:t>
            </w:r>
          </w:p>
        </w:tc>
        <w:tc>
          <w:tcPr>
            <w:vAlign w:val="center"/>
          </w:tcPr>
          <w:p w:rsidR="00000000" w:rsidDel="00000000" w:rsidP="00000000" w:rsidRDefault="00000000" w:rsidRPr="00000000" w14:paraId="00000132">
            <w:pPr>
              <w:keepNext w:val="1"/>
              <w:spacing w:after="40" w:before="40" w:line="252.00000000000003" w:lineRule="auto"/>
              <w:jc w:val="center"/>
              <w:rPr/>
            </w:pPr>
            <w:r>
              <w:rPr>
                <w:rtl w:val="0"/>
              </w:rPr>
            </w:r>
          </w:p>
        </w:tc>
      </w:tr>
      <w:tr>
        <w:trPr>
          <w:cantSplit w:val="1"/>
          <w:tblHeader w:val="0"/>
        </w:trPr>
        <w:tc>
          <w:tcPr>
            <w:vMerge w:val="continue"/>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vAlign w:val="center"/>
          </w:tcPr>
          <w:p w:rsidR="00000000" w:rsidDel="00000000" w:rsidP="00000000" w:rsidRDefault="00000000" w:rsidRPr="00000000" w14:paraId="00000134">
            <w:pPr>
              <w:spacing w:after="40" w:before="40" w:line="252.00000000000003" w:lineRule="auto"/>
              <w:jc w:val="center"/>
              <w:rPr/>
            </w:pPr>
            <w:r>
              <w:rPr>
                <w:rtl w:val="0"/>
              </w:rPr>
              <w:t xml:space="preserve">Tuần 14 – 15</w:t>
            </w:r>
          </w:p>
        </w:tc>
        <w:tc>
          <w:tcPr>
            <w:vAlign w:val="center"/>
          </w:tcPr>
          <w:p w:rsidR="00000000" w:rsidDel="00000000" w:rsidP="00000000" w:rsidRDefault="00000000" w:rsidRPr="00000000" w14:paraId="00000135">
            <w:pPr>
              <w:spacing w:after="40" w:before="40" w:line="252.00000000000003" w:lineRule="auto"/>
              <w:jc w:val="both"/>
              <w:rPr/>
            </w:pPr>
            <w:r>
              <w:rPr>
                <w:rtl w:val="0"/>
              </w:rPr>
              <w:t xml:space="preserve">Kiểm thử theo kịch bản: luồng trạng thái đơn, điều kiện huỷ đơn, chấm công đi trễ và ra ca sớm, tính giờ làm và bảng lương. Sửa lỗi và nhập dữ liệu mẫu.</w:t>
            </w:r>
          </w:p>
        </w:tc>
        <w:tc>
          <w:tcPr>
            <w:vAlign w:val="center"/>
          </w:tcPr>
          <w:p w:rsidR="00000000" w:rsidDel="00000000" w:rsidP="00000000" w:rsidRDefault="00000000" w:rsidRPr="00000000" w14:paraId="00000136">
            <w:pPr>
              <w:spacing w:after="40" w:before="40" w:line="252.00000000000003" w:lineRule="auto"/>
              <w:jc w:val="center"/>
              <w:rPr/>
            </w:pPr>
            <w:r>
              <w:rPr>
                <w:rtl w:val="0"/>
              </w:rPr>
            </w:r>
          </w:p>
        </w:tc>
      </w:tr>
    </w:tbl>
    <w:p w:rsidR="00000000" w:rsidDel="00000000" w:rsidP="00000000" w:rsidRDefault="00000000" w:rsidRPr="00000000" w14:paraId="00000137">
      <w:pPr>
        <w:pStyle w:val="Heading1"/>
        <w:keepLines w:val="0"/>
        <w:pageBreakBefore w:val="1"/>
        <w:spacing w:before="0" w:lineRule="auto"/>
        <w:rPr>
          <w:sz w:val="30"/>
          <w:szCs w:val="30"/>
        </w:rPr>
      </w:pPr>
      <w:r>
        <w:rPr>
          <w:sz w:val="30"/>
          <w:szCs w:val="30"/>
          <w:rtl w:val="0"/>
        </w:rPr>
        <w:t xml:space="preserve">CHƯƠNG 2: PHÂN TÍCH, THIẾT KẾ VÀ XÂY DỰNG PHẦN MỀM</w:t>
      </w:r>
    </w:p>
    <w:bookmarkStart w:colFirst="0" w:colLast="0" w:name="w8bffrxm1k4w" w:id="13"/>
    <w:bookmarkEnd w:id="13"/>
    <w:p w:rsidR="00000000" w:rsidDel="00000000" w:rsidP="00000000" w:rsidRDefault="00000000" w:rsidRPr="00000000" w14:paraId="00000138">
      <w:pPr>
        <w:pStyle w:val="Heading2"/>
        <w:keepLines w:val="0"/>
        <w:spacing w:before="0" w:lineRule="auto"/>
        <w:jc w:val="both"/>
        <w:rPr/>
      </w:pPr>
      <w:r>
        <w:rPr>
          <w:rFonts w:ascii="Times New Roman" w:cs="Times New Roman" w:eastAsia="Times New Roman" w:hAnsi="Times New Roman"/>
          <w:rtl w:val="0"/>
        </w:rPr>
        <w:t xml:space="preserve">2.1. PHÂN TÍCH</w:t>
      </w:r>
      <w:r>
        <w:rPr>
          <w:rtl w:val="0"/>
        </w:rPr>
      </w:r>
    </w:p>
    <w:bookmarkStart w:colFirst="0" w:colLast="0" w:name="5v5mhypbdky1" w:id="14"/>
    <w:bookmarkEnd w:id="14"/>
    <w:p w:rsidR="00000000" w:rsidDel="00000000" w:rsidP="00000000" w:rsidRDefault="00000000" w:rsidRPr="00000000" w14:paraId="00000139">
      <w:pPr>
        <w:pStyle w:val="Heading3"/>
        <w:keepLines w:val="0"/>
        <w:spacing w:before="0" w:lineRule="auto"/>
        <w:jc w:val="both"/>
        <w:rPr/>
      </w:pPr>
      <w:r>
        <w:rPr>
          <w:rFonts w:ascii="Times New Roman" w:cs="Times New Roman" w:eastAsia="Times New Roman" w:hAnsi="Times New Roman"/>
          <w:rtl w:val="0"/>
        </w:rPr>
        <w:t xml:space="preserve">2.1.1. Bối cảnh thực tiễn và tính cấp thiết của đề tài</w:t>
      </w:r>
      <w:r>
        <w:rPr>
          <w:rtl w:val="0"/>
        </w:rPr>
      </w:r>
    </w:p>
    <w:p w:rsidR="00000000" w:rsidDel="00000000" w:rsidP="00000000" w:rsidRDefault="00000000" w:rsidRPr="00000000" w14:paraId="0000013A">
      <w:pPr>
        <w:ind w:firstLine="425"/>
        <w:jc w:val="both"/>
        <w:rPr/>
      </w:pPr>
      <w:r>
        <w:rPr>
          <w:rtl w:val="0"/>
        </w:rPr>
        <w:t xml:space="preserve">Trong lĩnh vực dịch vụ ăn uống, mô hình thức ăn nhanh dạng chuỗi có đặc điểm là thời gian phục vụ ngắn, số lượng đơn phát sinh dày trong các giờ cao điểm và nhân sự thường làm việc theo ca. Những đặc điểm này khiến công tác quản lý không chỉ dừng ở việc bán hàng, mà còn liên quan trực tiếp đến điều phối chế biến, kiểm soát giờ công và tính lương cho nhiều nhóm nhân sự khác nhau tại từng điểm bán.</w:t>
      </w:r>
    </w:p>
    <w:p w:rsidR="00000000" w:rsidDel="00000000" w:rsidP="00000000" w:rsidRDefault="00000000" w:rsidRPr="00000000" w14:paraId="0000013B">
      <w:pPr>
        <w:ind w:firstLine="425"/>
        <w:jc w:val="both"/>
        <w:rPr/>
      </w:pPr>
      <w:r>
        <w:rPr>
          <w:rtl w:val="0"/>
        </w:rPr>
        <w:t xml:space="preserve">Qua khảo sát, nhóm nhận thấy phần lớn giải pháp mà các cửa hàng nhỏ đang dùng chỉ giải quyết được một nửa bài toán. Các nền tảng giao đồ ăn trung gian giúp tiếp cận khách hàng nhưng thu phí hoa hồng, đồng thời dữ liệu khách hàng và lịch sử đơn hàng không thuộc quyền kiểm soát của cửa hàng. Ở chiều ngược lại, khâu vận hành nội bộ như phân ca, theo dõi giờ công, tính lương và đối soát doanh thu phần lớn vẫn được ghi chép trên sổ tay hoặc bảng tính rời, dẫn đến sai lệch số liệu và mất nhiều thời gian tổng hợp vào cuối kỳ.</w:t>
      </w:r>
    </w:p>
    <w:p w:rsidR="00000000" w:rsidDel="00000000" w:rsidP="00000000" w:rsidRDefault="00000000" w:rsidRPr="00000000" w14:paraId="0000013C">
      <w:pPr>
        <w:ind w:firstLine="425"/>
        <w:jc w:val="both"/>
        <w:rPr/>
      </w:pPr>
      <w:r>
        <w:rPr>
          <w:rtl w:val="0"/>
        </w:rPr>
        <w:t xml:space="preserve">Riêng khâu chấm công, các hình thức truyền thống đều bộc lộ hạn chế trong môi trường nhà hàng. Thẻ từ dễ bị quên hoặc cho người khác quẹt hộ, còn máy quét vân tay thường nhận dạng kém khi tay nhân sự bếp ẩm hoặc có dầu mỡ. Việc dùng camera của thiết bị đặt tại quầy để nhận diện khuôn mặt, so khớp với bộ mẫu đã đăng ký và lưu lại ảnh làm bằng chứng cho mỗi lượt chấm công, vừa khắc phục được các hạn chế nêu trên vừa không cần thêm thiết bị chuyên dụng.</w:t>
      </w:r>
    </w:p>
    <w:p w:rsidR="00000000" w:rsidDel="00000000" w:rsidP="00000000" w:rsidRDefault="00000000" w:rsidRPr="00000000" w14:paraId="0000013D">
      <w:pPr>
        <w:ind w:firstLine="425"/>
        <w:jc w:val="both"/>
        <w:rPr/>
      </w:pPr>
      <w:r>
        <w:rPr>
          <w:rtl w:val="0"/>
        </w:rPr>
        <w:t xml:space="preserve">Từ bối cảnh đó, đề tài "Xây dựng web app cửa hàng bán đồ ăn nhanh – ZomZop" hướng đến giải quyết đồng thời hai nhu cầu: tạo kênh bán hàng trực tuyến do chính cửa hàng làm chủ và cung cấp một môi trường quản trị khép kín cho từng chi nhánh, bao gồm bán hàng, nhân sự, giờ công, lương và báo cáo. Bên cạnh đó, hệ thống bố trí trợ lý chatbot dựa trên thực đơn và giá thật của chi nhánh, giúp khách hàng chọn món nhanh hơn.</w:t>
      </w:r>
    </w:p>
    <w:bookmarkStart w:colFirst="0" w:colLast="0" w:name="tvjx285clxed" w:id="15"/>
    <w:bookmarkEnd w:id="15"/>
    <w:p w:rsidR="00000000" w:rsidDel="00000000" w:rsidP="00000000" w:rsidRDefault="00000000" w:rsidRPr="00000000" w14:paraId="0000013E">
      <w:pPr>
        <w:pStyle w:val="Heading3"/>
        <w:keepLines w:val="0"/>
        <w:spacing w:before="0" w:lineRule="auto"/>
        <w:jc w:val="both"/>
        <w:rPr/>
      </w:pPr>
      <w:r>
        <w:rPr>
          <w:rFonts w:ascii="Times New Roman" w:cs="Times New Roman" w:eastAsia="Times New Roman" w:hAnsi="Times New Roman"/>
          <w:rtl w:val="0"/>
        </w:rPr>
        <w:t xml:space="preserve">2.1.2. Phương pháp và cách thức giải quyết bài toán</w:t>
      </w:r>
      <w:r>
        <w:rPr>
          <w:rtl w:val="0"/>
        </w:rPr>
      </w:r>
    </w:p>
    <w:p w:rsidR="00000000" w:rsidDel="00000000" w:rsidP="00000000" w:rsidRDefault="00000000" w:rsidRPr="00000000" w14:paraId="0000013F">
      <w:pPr>
        <w:ind w:firstLine="425"/>
        <w:jc w:val="both"/>
        <w:rPr/>
      </w:pPr>
      <w:r>
        <w:rPr>
          <w:rtl w:val="0"/>
        </w:rPr>
        <w:t xml:space="preserve">Do hệ thống có nhiều nhóm nghiệp vụ khác biệt nhau, nhóm không triển khai một lần toàn bộ mà chia thành các vòng phát triển ngắn, mỗi vòng hoàn thiện một nhóm chức năng rồi kiểm thử trước khi chuyển sang nhóm tiếp theo. Cách làm này giúp phát hiện sớm những điểm chưa hợp lý trong thiết kế dữ liệu, nhất là ở nghiệp vụ chấm công và tính lương, bao gồm các bước:</w:t>
      </w:r>
    </w:p>
    <w:p w:rsidR="00000000" w:rsidDel="00000000" w:rsidP="00000000" w:rsidRDefault="00000000" w:rsidRPr="00000000" w14:paraId="00000140">
      <w:pPr>
        <w:ind w:firstLine="425"/>
        <w:jc w:val="both"/>
        <w:rPr/>
      </w:pPr>
      <w:r>
        <w:rPr>
          <w:b w:val="1"/>
          <w:bCs w:val="1"/>
          <w:rtl w:val="0"/>
        </w:rPr>
        <w:t xml:space="preserve">Bước 1: Khảo sát và chuẩn hoá nghiệp vụ.</w:t>
      </w:r>
      <w:r>
        <w:rPr>
          <w:rtl w:val="0"/>
        </w:rPr>
        <w:t xml:space="preserve"> Nhóm mô tả lại quy trình thực tế tại quán ăn nhanh theo trình tự tiếp nhận đơn, xác nhận, chuyển bếp, hoàn tất chế biến và giao cho khách; đồng thời chuẩn hoá quy tắc phân ca, quy định về thời gian cho phép đi trễ hoặc ra ca sớm và cách tính lương theo giờ.</w:t>
      </w:r>
    </w:p>
    <w:p w:rsidR="00000000" w:rsidDel="00000000" w:rsidP="00000000" w:rsidRDefault="00000000" w:rsidRPr="00000000" w14:paraId="00000141">
      <w:pPr>
        <w:ind w:firstLine="425"/>
        <w:jc w:val="both"/>
        <w:rPr/>
      </w:pPr>
      <w:r>
        <w:rPr>
          <w:b w:val="1"/>
          <w:bCs w:val="1"/>
          <w:rtl w:val="0"/>
        </w:rPr>
        <w:t xml:space="preserve">Bước 2: Thiết kế kiến trúc và cơ sở dữ liệu.</w:t>
      </w:r>
      <w:r>
        <w:rPr>
          <w:rtl w:val="0"/>
        </w:rPr>
        <w:t xml:space="preserve"> Cơ sở dữ liệu được thiết kế xoay quanh thực thể chi nhánh, vì gần như mọi dữ liệu nghiệp vụ đều gắn với một chi nhánh cụ thể: thực đơn và giá bán, đơn hàng, nhân sự, ca làm, lượt chấm công, bảng lương và đánh giá. Mô hình dữ liệu đồng thời dự trù các bảng phục vụ lưu vết lịch sử đơn hàng, lưu đặc trưng khuôn mặt, quản lý mã giảm giá và lưu phiên hội thoại của trợ lý AI.</w:t>
      </w:r>
    </w:p>
    <w:p w:rsidR="00000000" w:rsidDel="00000000" w:rsidP="00000000" w:rsidRDefault="00000000" w:rsidRPr="00000000" w14:paraId="00000142">
      <w:pPr>
        <w:ind w:firstLine="425"/>
        <w:jc w:val="both"/>
        <w:rPr/>
      </w:pPr>
      <w:r>
        <w:rPr>
          <w:b w:val="1"/>
          <w:bCs w:val="1"/>
          <w:rtl w:val="0"/>
        </w:rPr>
        <w:t xml:space="preserve">Bước 3:  Lựa chọn công nghệ và lập trình.</w:t>
      </w:r>
      <w:r>
        <w:rPr>
          <w:rtl w:val="0"/>
        </w:rPr>
        <w:t xml:space="preserve"> Phần xử lý nghiệp vụ được xây dựng trên nền Laravel theo mô hình MVC, trong đó cơ chế phân quyền theo vai trò được đặt ở lớp trung gian để ngăn truy cập chéo giữa các chi nhánh. Phần nhận diện khuôn mặt được xử lý trên trình duyệt của thiết bị tại quầy nhằm giảm tải cho máy chủ và tránh truyền hình ảnh thô qua mạng.</w:t>
      </w:r>
    </w:p>
    <w:p w:rsidR="00000000" w:rsidDel="00000000" w:rsidP="00000000" w:rsidRDefault="00000000" w:rsidRPr="00000000" w14:paraId="00000143">
      <w:pPr>
        <w:ind w:firstLine="425"/>
        <w:jc w:val="both"/>
        <w:rPr/>
      </w:pPr>
      <w:r>
        <w:rPr>
          <w:b w:val="1"/>
          <w:bCs w:val="1"/>
          <w:rtl w:val="0"/>
        </w:rPr>
        <w:t xml:space="preserve">Bước 4: Kiểm thử và tinh chỉnh.</w:t>
      </w:r>
      <w:r>
        <w:rPr>
          <w:rtl w:val="0"/>
        </w:rPr>
        <w:t xml:space="preserve"> Nhóm xây dựng các kịch bản kiểm thử cho những luồng dễ phát sinh sai sót, gồm: chuyển trạng thái đơn không đúng thứ tự, huỷ đơn khi đơn đã vào bếp, chấm công khi đi trễ hoặc ra sớm, chấm ra khi chưa có bản ghi chấm vào và tính giờ công cho ca làm việc kết thúc muộn. Kết quả kiểm thử được dùng để điều chỉnh lại các ràng buộc ở tầng xử lý.</w:t>
      </w:r>
    </w:p>
    <w:bookmarkStart w:colFirst="0" w:colLast="0" w:name="egltwnj6j9mr" w:id="16"/>
    <w:bookmarkEnd w:id="16"/>
    <w:p w:rsidR="00000000" w:rsidDel="00000000" w:rsidP="00000000" w:rsidRDefault="00000000" w:rsidRPr="00000000" w14:paraId="00000144">
      <w:pPr>
        <w:pStyle w:val="Heading3"/>
        <w:keepLines w:val="0"/>
        <w:spacing w:before="0" w:lineRule="auto"/>
        <w:jc w:val="both"/>
        <w:rPr/>
      </w:pPr>
      <w:r>
        <w:rPr>
          <w:rFonts w:ascii="Times New Roman" w:cs="Times New Roman" w:eastAsia="Times New Roman" w:hAnsi="Times New Roman"/>
          <w:rtl w:val="0"/>
        </w:rPr>
        <w:t xml:space="preserve">2.1.3. Quy trình hoạt động của hệ thống</w:t>
      </w:r>
      <w:r>
        <w:rPr>
          <w:rtl w:val="0"/>
        </w:rPr>
      </w:r>
    </w:p>
    <w:p w:rsidR="00000000" w:rsidDel="00000000" w:rsidP="00000000" w:rsidRDefault="00000000" w:rsidRPr="00000000" w14:paraId="00000145">
      <w:pPr>
        <w:keepNext w:val="1"/>
        <w:spacing w:before="120" w:lineRule="auto"/>
        <w:jc w:val="both"/>
        <w:rPr>
          <w:b w:val="1"/>
          <w:bCs w:val="1"/>
        </w:rPr>
      </w:pPr>
      <w:r>
        <w:rPr>
          <w:b w:val="1"/>
          <w:bCs w:val="1"/>
          <w:rtl w:val="0"/>
        </w:rPr>
        <w:t xml:space="preserve">a. Quy trình phía Khách hàng</w:t>
      </w:r>
    </w:p>
    <w:p w:rsidR="00000000" w:rsidDel="00000000" w:rsidP="00000000" w:rsidRDefault="00000000" w:rsidRPr="00000000" w14:paraId="00000146">
      <w:pPr>
        <w:ind w:firstLine="425"/>
        <w:jc w:val="both"/>
        <w:rPr/>
      </w:pPr>
      <w:r>
        <w:rPr>
          <w:rtl w:val="0"/>
        </w:rPr>
        <w:t xml:space="preserve">Khách hàng truy cập trang bán hàng, chọn chi nhánh phù hợp rồi tham khảo thực đơn, tìm món hoặc xem mục Bán chạy. Trong quá trình chọn món, khách hàng có thể hỏi trợ lý chatbot về món ăn, giá hoặc nhờ gợi ý phần ăn phù hợp.</w:t>
      </w:r>
    </w:p>
    <w:p w:rsidR="00000000" w:rsidDel="00000000" w:rsidP="00000000" w:rsidRDefault="00000000" w:rsidRPr="00000000" w14:paraId="00000147">
      <w:pPr>
        <w:ind w:firstLine="425"/>
        <w:jc w:val="both"/>
        <w:rPr/>
      </w:pPr>
      <w:r>
        <w:rPr>
          <w:rtl w:val="0"/>
        </w:rPr>
        <w:t xml:space="preserve">Sau khi hoàn tất giỏ hàng, khách hàng chọn hình thức nhận hàng; nếu giao tận nơi thì chọn địa chỉ trong sổ địa chỉ và tốc độ giao. Khách hàng áp dụng mã giảm giá, chọn phương thức thanh toán và xác nhận tạo đơn.</w:t>
      </w:r>
    </w:p>
    <w:p w:rsidR="00000000" w:rsidDel="00000000" w:rsidP="00000000" w:rsidRDefault="00000000" w:rsidRPr="00000000" w14:paraId="00000148">
      <w:pPr>
        <w:ind w:firstLine="425"/>
        <w:jc w:val="both"/>
        <w:rPr/>
      </w:pPr>
      <w:r>
        <w:rPr>
          <w:rtl w:val="0"/>
        </w:rPr>
        <w:t xml:space="preserve">Đơn mới được ghi nhận ở trạng thái chờ xác nhận và hiển thị ngay trên màn hình tổng quan của chi nhánh. Khách hàng theo dõi tiến trình xử lý trong mục đơn hàng của tài khoản; khi đơn hoàn thành, khách hàng gửi đánh giá về món ăn và khâu giao hàng, hoặc đặt lại đơn cũ chỉ với vài thao tác.</w:t>
      </w:r>
    </w:p>
    <w:p w:rsidR="00000000" w:rsidDel="00000000" w:rsidP="00000000" w:rsidRDefault="00000000" w:rsidRPr="00000000" w14:paraId="00000149">
      <w:pPr>
        <w:keepNext w:val="1"/>
        <w:spacing w:before="120" w:lineRule="auto"/>
        <w:jc w:val="both"/>
        <w:rPr>
          <w:b w:val="1"/>
          <w:bCs w:val="1"/>
        </w:rPr>
      </w:pPr>
      <w:r>
        <w:rPr>
          <w:b w:val="1"/>
          <w:bCs w:val="1"/>
          <w:rtl w:val="0"/>
        </w:rPr>
        <w:t xml:space="preserve">b. Quy trình phía Quản lý chi nhánh </w:t>
      </w:r>
    </w:p>
    <w:p w:rsidR="00000000" w:rsidDel="00000000" w:rsidP="00000000" w:rsidRDefault="00000000" w:rsidRPr="00000000" w14:paraId="0000014A">
      <w:pPr>
        <w:ind w:firstLine="425"/>
        <w:jc w:val="both"/>
        <w:rPr/>
      </w:pPr>
      <w:r>
        <w:rPr>
          <w:rtl w:val="0"/>
        </w:rPr>
        <w:t xml:space="preserve">Quản lý bắt đầu ngày làm việc từ màn hình tổng quan để nắm số lượng đơn đang tồn ở từng trạng thái và doanh thu đã phát sinh. Với mỗi đơn mới, quản lý kiểm tra lại món, địa chỉ và hình thức nhận hàng rồi quyết định duyệt hoặc huỷ.</w:t>
      </w:r>
    </w:p>
    <w:p w:rsidR="00000000" w:rsidDel="00000000" w:rsidP="00000000" w:rsidRDefault="00000000" w:rsidRPr="00000000" w14:paraId="0000014B">
      <w:pPr>
        <w:ind w:firstLine="425"/>
        <w:jc w:val="both"/>
        <w:rPr/>
      </w:pPr>
      <w:r>
        <w:rPr>
          <w:rtl w:val="0"/>
        </w:rPr>
        <w:t xml:space="preserve">Đơn được duyệt sẽ lần lượt chuyển sang đang nấu khi bếp bắt đầu chế biến, sẵn sàng khi món đã xong và hoàn thành khi khách đã nhận. Song song với công việc bán hàng, quản lý cập nhật tình trạng còn hoặc hết món để thực đơn hiển thị đúng thực tế, bố trí ca làm cho nhân sự, kiểm tra bảng chấm công trong ngày và xử lý các trường hợp cần chấm công thủ công.</w:t>
      </w:r>
    </w:p>
    <w:p w:rsidR="00000000" w:rsidDel="00000000" w:rsidP="00000000" w:rsidRDefault="00000000" w:rsidRPr="00000000" w14:paraId="0000014C">
      <w:pPr>
        <w:ind w:firstLine="425"/>
        <w:jc w:val="both"/>
        <w:rPr/>
      </w:pPr>
      <w:r>
        <w:rPr>
          <w:rtl w:val="0"/>
        </w:rPr>
        <w:t xml:space="preserve">Cuối kỳ, quản lý rà soát giờ công, ghi các khoản thưởng và phạt kèm lý do, chốt bảng lương rồi kết xuất ra Excel; đồng thời xem báo cáo doanh thu và trả lời những đánh giá mà khách hàng gửi cho chi nhánh.</w:t>
      </w:r>
    </w:p>
    <w:p w:rsidR="00000000" w:rsidDel="00000000" w:rsidP="00000000" w:rsidRDefault="00000000" w:rsidRPr="00000000" w14:paraId="0000014D">
      <w:pPr>
        <w:keepNext w:val="1"/>
        <w:spacing w:before="120" w:lineRule="auto"/>
        <w:jc w:val="both"/>
        <w:rPr>
          <w:b w:val="1"/>
          <w:bCs w:val="1"/>
        </w:rPr>
      </w:pPr>
      <w:r>
        <w:rPr>
          <w:b w:val="1"/>
          <w:bCs w:val="1"/>
          <w:rtl w:val="0"/>
        </w:rPr>
        <w:t xml:space="preserve">c. Quy trình phía Quản trị viên hệ thống </w:t>
      </w:r>
    </w:p>
    <w:p w:rsidR="00000000" w:rsidDel="00000000" w:rsidP="00000000" w:rsidRDefault="00000000" w:rsidRPr="00000000" w14:paraId="0000014E">
      <w:pPr>
        <w:ind w:firstLine="425"/>
        <w:jc w:val="both"/>
        <w:rPr/>
      </w:pPr>
      <w:r>
        <w:rPr>
          <w:rtl w:val="0"/>
        </w:rPr>
        <w:t xml:space="preserve">Quản trị viên chuẩn bị dữ liệu nền cho toàn chuỗi gồm chi nhánh, danh mục và thực đơn gốc, banner và mã giảm giá, sau đó tạo tài khoản quản lý cho từng chi nhánh trên trang quản trị. Trong quá trình vận hành, quản trị viên cập nhật cài đặt chung, soạn từ khoá cho chatbot, xử lý tin nhắn liên hệ và theo dõi số liệu của toàn chuỗi.</w:t>
      </w:r>
    </w:p>
    <w:p w:rsidR="00000000" w:rsidDel="00000000" w:rsidP="00000000" w:rsidRDefault="00000000" w:rsidRPr="00000000" w14:paraId="0000014F">
      <w:pPr>
        <w:keepNext w:val="1"/>
        <w:spacing w:before="120" w:lineRule="auto"/>
        <w:jc w:val="both"/>
        <w:rPr>
          <w:b w:val="1"/>
          <w:bCs w:val="1"/>
        </w:rPr>
      </w:pPr>
      <w:r>
        <w:rPr>
          <w:b w:val="1"/>
          <w:bCs w:val="1"/>
          <w:rtl w:val="0"/>
        </w:rPr>
        <w:t xml:space="preserve">d. Quy trình phía Nhân viên và Đầu bếp </w:t>
      </w:r>
    </w:p>
    <w:p w:rsidR="00000000" w:rsidDel="00000000" w:rsidP="00000000" w:rsidRDefault="00000000" w:rsidRPr="00000000" w14:paraId="00000150">
      <w:pPr>
        <w:ind w:firstLine="425"/>
        <w:jc w:val="both"/>
        <w:rPr/>
      </w:pPr>
      <w:r>
        <w:rPr>
          <w:rtl w:val="0"/>
        </w:rPr>
        <w:t xml:space="preserve">Vào đầu ca, nhân sự đến thiết bị chấm công đặt tại quầy, bấm nút chấm vào và nhìn thẳng vào camera. Trình duyệt trích xuất đặc trưng khuôn mặt, chỉ nhận khung hình mắt mở và nhìn thẳng, so khớp với bộ mẫu đã đăng ký rồi gửi kết quả cùng ảnh chụp lên máy chủ để lưu kèm lượt chấm công.</w:t>
      </w:r>
    </w:p>
    <w:p w:rsidR="00000000" w:rsidDel="00000000" w:rsidP="00000000" w:rsidRDefault="00000000" w:rsidRPr="00000000" w14:paraId="00000151">
      <w:pPr>
        <w:ind w:firstLine="425"/>
        <w:jc w:val="both"/>
        <w:rPr/>
      </w:pPr>
      <w:r>
        <w:rPr>
          <w:rtl w:val="0"/>
        </w:rPr>
        <w:t xml:space="preserve">Nếu thời điểm chấm vào trễ hơn giờ ca quá năm phút, hệ thống yêu cầu nhập lý do. Khi kết thúc ca, nhân sự thực hiện thao tác chấm ra; trường hợp cần về trước giờ, nhân sự chọn thao tác ra ca sớm và cũng phải giải trình nếu sớm hơn mười phút. Toàn bộ lượt chấm công được ghi lại cùng hình thức chấm để quản lý đối chiếu khi tính lương.</w:t>
      </w:r>
    </w:p>
    <w:bookmarkStart w:colFirst="0" w:colLast="0" w:name="vfyph2foxn1c" w:id="17"/>
    <w:bookmarkEnd w:id="17"/>
    <w:p w:rsidR="00000000" w:rsidDel="00000000" w:rsidP="00000000" w:rsidRDefault="00000000" w:rsidRPr="00000000" w14:paraId="00000152">
      <w:pPr>
        <w:pStyle w:val="Heading3"/>
        <w:keepLines w:val="0"/>
        <w:spacing w:before="0" w:lineRule="auto"/>
        <w:jc w:val="both"/>
        <w:rPr/>
      </w:pPr>
      <w:r>
        <w:rPr>
          <w:rFonts w:ascii="Times New Roman" w:cs="Times New Roman" w:eastAsia="Times New Roman" w:hAnsi="Times New Roman"/>
          <w:rtl w:val="0"/>
        </w:rPr>
        <w:t xml:space="preserve">2.1.4. Cơ sở lý thuyết và công nghệ sử dụng</w:t>
      </w:r>
      <w:r>
        <w:rPr>
          <w:rtl w:val="0"/>
        </w:rPr>
      </w:r>
    </w:p>
    <w:p w:rsidR="00000000" w:rsidDel="00000000" w:rsidP="00000000" w:rsidRDefault="00000000" w:rsidRPr="00000000" w14:paraId="00000153">
      <w:pPr>
        <w:ind w:firstLine="425"/>
        <w:jc w:val="both"/>
        <w:rPr/>
      </w:pPr>
      <w:r>
        <w:rPr>
          <w:rtl w:val="0"/>
        </w:rPr>
        <w:t xml:space="preserve">Hệ thống ZomZop được xây dựng theo mô hình khách – chủ, kết hợp các công nghệ và thư viện sau:</w:t>
      </w:r>
    </w:p>
    <w:p w:rsidR="00000000" w:rsidDel="00000000" w:rsidP="00000000" w:rsidRDefault="00000000" w:rsidRPr="00000000" w14:paraId="00000154">
      <w:pPr>
        <w:ind w:firstLine="425"/>
        <w:jc w:val="both"/>
        <w:rPr/>
      </w:pPr>
      <w:r>
        <w:rPr>
          <w:rtl w:val="0"/>
        </w:rPr>
        <w:t xml:space="preserve">- </w:t>
      </w:r>
      <w:r>
        <w:rPr>
          <w:b w:val="1"/>
          <w:bCs w:val="1"/>
          <w:rtl w:val="0"/>
        </w:rPr>
        <w:t xml:space="preserve">Laravel 13 &amp; PHP 8.3:</w:t>
      </w:r>
      <w:r>
        <w:rPr>
          <w:rtl w:val="0"/>
        </w:rPr>
        <w:t xml:space="preserve"> Framework PHP theo kiến trúc MVC, cung cấp ORM Eloquent để làm việc với cơ sở dữ liệu, định tuyến, middleware phân quyền theo vai trò, kiểm tra dữ liệu đầu vào và chống tấn công CSRF.</w:t>
      </w:r>
    </w:p>
    <w:p w:rsidR="00000000" w:rsidDel="00000000" w:rsidP="00000000" w:rsidRDefault="00000000" w:rsidRPr="00000000" w14:paraId="00000155">
      <w:pPr>
        <w:ind w:firstLine="425"/>
        <w:jc w:val="both"/>
        <w:rPr/>
      </w:pPr>
      <w:r>
        <w:rPr>
          <w:rtl w:val="0"/>
        </w:rPr>
        <w:t xml:space="preserve">- </w:t>
      </w:r>
      <w:r>
        <w:rPr>
          <w:b w:val="1"/>
          <w:bCs w:val="1"/>
          <w:rtl w:val="0"/>
        </w:rPr>
        <w:t xml:space="preserve">MySQL &amp; Laragon:</w:t>
      </w:r>
      <w:r>
        <w:rPr>
          <w:rtl w:val="0"/>
        </w:rPr>
        <w:t xml:space="preserve"> MySQL lưu trữ dữ liệu nghiệp vụ, các thao tác quan trọng như đặt hàng, dùng mã giảm giá và chỉnh bảng lương được thực hiện trong giao dịch (transaction) để bảo đảm toàn vẹn. Laragon dùng để dựng máy chủ cục bộ trong quá trình phát triển.</w:t>
      </w:r>
    </w:p>
    <w:p w:rsidR="00000000" w:rsidDel="00000000" w:rsidP="00000000" w:rsidRDefault="00000000" w:rsidRPr="00000000" w14:paraId="00000156">
      <w:pPr>
        <w:ind w:firstLine="425"/>
        <w:jc w:val="both"/>
        <w:rPr/>
      </w:pPr>
      <w:r>
        <w:rPr>
          <w:rtl w:val="0"/>
        </w:rPr>
        <w:t xml:space="preserve">- </w:t>
      </w:r>
      <w:r>
        <w:rPr>
          <w:b w:val="1"/>
          <w:bCs w:val="1"/>
          <w:rtl w:val="0"/>
        </w:rPr>
        <w:t xml:space="preserve">Tailwind CSS &amp; Vite:</w:t>
      </w:r>
      <w:r>
        <w:rPr>
          <w:rtl w:val="0"/>
        </w:rPr>
        <w:t xml:space="preserve"> Tailwind CSS giúp xây dựng giao diện đồng nhất, thích ứng nhiều kích thước màn hình; Vite đóng gói và tối ưu tài nguyên giao diện.</w:t>
      </w:r>
    </w:p>
    <w:p w:rsidR="00000000" w:rsidDel="00000000" w:rsidP="00000000" w:rsidRDefault="00000000" w:rsidRPr="00000000" w14:paraId="00000157">
      <w:pPr>
        <w:ind w:firstLine="425"/>
        <w:jc w:val="both"/>
        <w:rPr/>
      </w:pPr>
      <w:r>
        <w:rPr>
          <w:rtl w:val="0"/>
        </w:rPr>
        <w:t xml:space="preserve">- </w:t>
      </w:r>
      <w:r>
        <w:rPr>
          <w:b w:val="1"/>
          <w:bCs w:val="1"/>
          <w:rtl w:val="0"/>
        </w:rPr>
        <w:t xml:space="preserve">face-api.js:</w:t>
      </w:r>
      <w:r>
        <w:rPr>
          <w:rtl w:val="0"/>
        </w:rPr>
        <w:t xml:space="preserve"> </w:t>
      </w:r>
      <w:del w:id="9452" w:author="Claude" w:date="2026-10-24T12:00:00Z">
        <w:r>
          <w:rPr>
            <w:rtl w:val="0"/>
          </w:rPr>
          <w:delText xml:space="preserve">Thư viện JavaScript nhận diện khuôn mặt</w:delText>
        </w:r>
      </w:del>
      <w:ins w:id="9453" w:author="Claude" w:date="2026-10-24T12:00:00Z">
        <w:r>
          <w:rPr>
            <w:rtl w:val="0"/>
          </w:rPr>
          <w:t xml:space="preserve">Thư viện JavaScript [11] nhận diện khuôn mặt</w:t>
        </w:r>
      </w:ins>
      <w:r>
        <w:rPr>
          <w:rtl w:val="0"/>
        </w:rPr>
        <w:t xml:space="preserve"> chạy ngay trên trình duyệt. Mỗi khuôn mặt được biểu diễn bằng vectơ đặc trưng 128 chiều; hai khuôn mặt được coi là cùng một người khi khoảng cách Euclid giữa hai vectơ nhỏ hơn ngưỡng cấu hình, độ tương đồng hiển thị bằng (1 − khoảng cách) × 100%.</w:t>
      </w:r>
    </w:p>
    <w:p w:rsidR="00000000" w:rsidDel="00000000" w:rsidP="00000000" w:rsidRDefault="00000000" w:rsidRPr="00000000" w14:paraId="00000158">
      <w:pPr>
        <w:ind w:firstLine="425"/>
        <w:jc w:val="both"/>
        <w:rPr/>
      </w:pPr>
      <w:r>
        <w:rPr>
          <w:rtl w:val="0"/>
        </w:rPr>
        <w:t xml:space="preserve">- </w:t>
      </w:r>
      <w:r>
        <w:rPr>
          <w:b w:val="1"/>
          <w:bCs w:val="1"/>
          <w:rtl w:val="0"/>
        </w:rPr>
        <w:t xml:space="preserve">OpenSpout, PhpSpreadsheet &amp; ApexCharts:</w:t>
      </w:r>
      <w:r>
        <w:rPr>
          <w:rtl w:val="0"/>
        </w:rPr>
        <w:t xml:space="preserve"> Hai thư viện PHP dùng để xuất báo cáo doanh thu, bảng chấm công và bảng lương ra tập tin Excel; </w:t>
      </w:r>
      <w:del w:id="9456" w:author="Claude" w:date="2026-10-24T12:00:00Z">
        <w:r>
          <w:rPr>
            <w:rtl w:val="0"/>
          </w:rPr>
          <w:delText xml:space="preserve">ApexCharts vẽ biểu đồ</w:delText>
        </w:r>
      </w:del>
      <w:ins w:id="9457" w:author="Claude" w:date="2026-10-24T12:00:00Z">
        <w:r>
          <w:rPr>
            <w:rtl w:val="0"/>
          </w:rPr>
          <w:t xml:space="preserve">ApexCharts [13] vẽ biểu đồ</w:t>
        </w:r>
      </w:ins>
      <w:r>
        <w:rPr>
          <w:rtl w:val="0"/>
        </w:rPr>
        <w:t xml:space="preserve"> trên trang tổng quan và báo cáo.</w:t>
      </w:r>
    </w:p>
    <w:p w:rsidR="00000000" w:rsidDel="00000000" w:rsidP="00000000" w:rsidRDefault="00000000" w:rsidRPr="00000000" w14:paraId="00000159">
      <w:pPr>
        <w:ind w:firstLine="425"/>
        <w:jc w:val="both"/>
        <w:rPr/>
      </w:pPr>
      <w:r>
        <w:rPr>
          <w:rtl w:val="0"/>
        </w:rPr>
        <w:t xml:space="preserve">- </w:t>
      </w:r>
      <w:r>
        <w:rPr>
          <w:b w:val="1"/>
          <w:bCs w:val="1"/>
          <w:rtl w:val="0"/>
        </w:rPr>
        <w:t xml:space="preserve">Google Gemini API:</w:t>
      </w:r>
      <w:r>
        <w:rPr>
          <w:rtl w:val="0"/>
        </w:rPr>
        <w:t xml:space="preserve"> </w:t>
      </w:r>
      <w:del w:id="9454" w:author="Claude" w:date="2026-10-24T12:00:00Z">
        <w:r>
          <w:rPr>
            <w:rtl w:val="0"/>
          </w:rPr>
          <w:delText xml:space="preserve">Dịch vụ mô hình ngôn ngữ lớn của Google,</w:delText>
        </w:r>
      </w:del>
      <w:ins w:id="9455" w:author="Claude" w:date="2026-10-24T12:00:00Z">
        <w:r>
          <w:rPr>
            <w:rtl w:val="0"/>
          </w:rPr>
          <w:t xml:space="preserve">Dịch vụ mô hình ngôn ngữ lớn của Google [12],</w:t>
        </w:r>
      </w:ins>
      <w:r>
        <w:rPr>
          <w:rtl w:val="0"/>
        </w:rPr>
        <w:t xml:space="preserve"> được dùng để trả lời các câu hỏi của khách hàng mà bộ từ khoá chưa bao quát; hệ thống gửi kèm danh sách món và giá của chi nhánh để câu trả lời bám sát thực đơn.</w:t>
      </w:r>
    </w:p>
    <w:p w:rsidR="00000000" w:rsidDel="00000000" w:rsidP="00000000" w:rsidRDefault="00000000" w:rsidRPr="00000000" w14:paraId="0000015A">
      <w:pPr>
        <w:ind w:firstLine="425"/>
        <w:jc w:val="both"/>
        <w:rPr/>
      </w:pPr>
      <w:r>
        <w:rPr>
          <w:rtl w:val="0"/>
        </w:rPr>
        <w:t xml:space="preserve">- </w:t>
      </w:r>
      <w:r>
        <w:rPr>
          <w:b w:val="1"/>
          <w:bCs w:val="1"/>
          <w:rtl w:val="0"/>
        </w:rPr>
        <w:t xml:space="preserve">Quản lý mã nguồn:</w:t>
      </w:r>
      <w:r>
        <w:rPr>
          <w:rtl w:val="0"/>
        </w:rPr>
        <w:t xml:space="preserve"> Dự án dùng Git, lưu trữ trên GitHub để kiểm soát phiên bản và phối hợp giữa các thành viên; các nghiệp vụ chính được kiểm thử tự động bằng PHPUnit.</w:t>
      </w:r>
    </w:p>
    <w:bookmarkStart w:colFirst="0" w:colLast="0" w:name="ms2inf3lf3q4" w:id="18"/>
    <w:bookmarkEnd w:id="18"/>
    <w:p w:rsidR="00000000" w:rsidDel="00000000" w:rsidP="00000000" w:rsidRDefault="00000000" w:rsidRPr="00000000" w14:paraId="0000015B">
      <w:pPr>
        <w:pStyle w:val="Heading3"/>
        <w:keepLines w:val="0"/>
        <w:spacing w:before="0" w:lineRule="auto"/>
        <w:jc w:val="both"/>
        <w:rPr/>
      </w:pPr>
      <w:r>
        <w:rPr>
          <w:rFonts w:ascii="Times New Roman" w:cs="Times New Roman" w:eastAsia="Times New Roman" w:hAnsi="Times New Roman"/>
          <w:rtl w:val="0"/>
        </w:rPr>
        <w:t xml:space="preserve">2.1.5. Phân tích bài toán</w:t>
      </w:r>
      <w:r>
        <w:rPr>
          <w:rtl w:val="0"/>
        </w:rPr>
      </w:r>
    </w:p>
    <w:p w:rsidR="00000000" w:rsidDel="00000000" w:rsidP="00000000" w:rsidRDefault="00000000" w:rsidRPr="00000000" w14:paraId="0000015C">
      <w:pPr>
        <w:keepNext w:val="1"/>
        <w:spacing w:before="120" w:lineRule="auto"/>
        <w:jc w:val="both"/>
        <w:rPr>
          <w:b w:val="1"/>
          <w:bCs w:val="1"/>
        </w:rPr>
      </w:pPr>
      <w:r>
        <w:rPr>
          <w:b w:val="1"/>
          <w:bCs w:val="1"/>
          <w:rtl w:val="0"/>
        </w:rPr>
        <w:t xml:space="preserve">a. Các tác nhân và nguyên tắc phân quyền</w:t>
      </w:r>
    </w:p>
    <w:p w:rsidR="00000000" w:rsidDel="00000000" w:rsidP="00000000" w:rsidRDefault="00000000" w:rsidRPr="00000000" w14:paraId="0000015D">
      <w:pPr>
        <w:ind w:firstLine="425"/>
        <w:jc w:val="both"/>
        <w:rPr/>
      </w:pPr>
      <w:r>
        <w:rPr>
          <w:rtl w:val="0"/>
        </w:rPr>
        <w:t xml:space="preserve">Hệ thống phân biệt năm vai trò, được lưu trực tiếp trong thuộc tính vai trò của bảng người dùng. Nguyên tắc chung là quyền hạn thu hẹp dần theo phạm vi dữ liệu mà người dùng được phép tác động.</w:t>
      </w:r>
    </w:p>
    <w:p w:rsidR="00000000" w:rsidDel="00000000" w:rsidP="00000000" w:rsidRDefault="00000000" w:rsidRPr="00000000" w14:paraId="0000015E">
      <w:pPr>
        <w:ind w:firstLine="425"/>
        <w:jc w:val="both"/>
        <w:rPr/>
      </w:pPr>
      <w:r>
        <w:rPr>
          <w:rtl w:val="0"/>
        </w:rPr>
        <w:t xml:space="preserve">Quản trị viên hệ thống nắm quyền cao nhất trên toàn chuỗi, quản lý dữ liệu nền và cấp tài khoản quản lý chi nhánh trên trang quản trị hoặc bằng câu lệnh quản trị trên máy chủ.</w:t>
      </w:r>
    </w:p>
    <w:p w:rsidR="00000000" w:rsidDel="00000000" w:rsidP="00000000" w:rsidRDefault="00000000" w:rsidRPr="00000000" w14:paraId="0000015F">
      <w:pPr>
        <w:ind w:firstLine="425"/>
        <w:jc w:val="both"/>
        <w:rPr/>
      </w:pPr>
      <w:r>
        <w:rPr>
          <w:rtl w:val="0"/>
        </w:rPr>
        <w:t xml:space="preserve">Quản lý chi nhánh là tác nhân trung tâm của khâu vận hành, nhưng phạm vi tác động bị giới hạn trong đúng chi nhánh được phân công. Quản lý xử lý đơn hàng, điều chỉnh thực đơn và giá bán, quản lý nhân sự, ca làm, thiết bị chấm công, bảng lương, đồng thời theo dõi báo cáo và phản hồi đánh giá. Toàn bộ chức năng này nằm trong khu vực quản trị riêng, chỉ tài khoản có vai trò quản lý mới truy cập được.</w:t>
      </w:r>
    </w:p>
    <w:p w:rsidR="00000000" w:rsidDel="00000000" w:rsidP="00000000" w:rsidRDefault="00000000" w:rsidRPr="00000000" w14:paraId="00000160">
      <w:pPr>
        <w:ind w:firstLine="425"/>
        <w:jc w:val="both"/>
        <w:rPr/>
      </w:pPr>
      <w:r>
        <w:rPr>
          <w:rtl w:val="0"/>
        </w:rPr>
        <w:t xml:space="preserve">Nhân viên và Đầu bếp là tài khoản do quản lý khởi tạo. Hai vai trò này không can thiệp vào dữ liệu bán hàng; nghiệp vụ chính của họ là định danh trên hệ thống và chấm công theo ca. Việc tách hai vai trò nhằm phân biệt bộ phận phục vụ và bộ phận chế biến khi bố trí ca cũng như khi tính lương.</w:t>
      </w:r>
    </w:p>
    <w:p w:rsidR="00000000" w:rsidDel="00000000" w:rsidP="00000000" w:rsidRDefault="00000000" w:rsidRPr="00000000" w14:paraId="00000161">
      <w:pPr>
        <w:ind w:firstLine="425"/>
        <w:jc w:val="both"/>
        <w:rPr/>
      </w:pPr>
      <w:r>
        <w:rPr>
          <w:rtl w:val="0"/>
        </w:rPr>
        <w:t xml:space="preserve">Khách hàng là người dùng cuối, tự đăng ký tài khoản để đặt món, thanh toán, theo dõi đơn, gửi đánh giá và trò chuyện với trợ lý chatbot. Khách chưa đăng nhập vẫn xem thực đơn, tìm món, thêm món vào giỏ và gửi tin nhắn liên hệ được.</w:t>
      </w:r>
    </w:p>
    <w:p w:rsidR="00000000" w:rsidDel="00000000" w:rsidP="00000000" w:rsidRDefault="00000000" w:rsidRPr="00000000" w14:paraId="00000162">
      <w:pPr>
        <w:keepNext w:val="1"/>
        <w:spacing w:before="120" w:lineRule="auto"/>
        <w:jc w:val="both"/>
        <w:rPr>
          <w:b w:val="1"/>
          <w:bCs w:val="1"/>
        </w:rPr>
      </w:pPr>
      <w:r>
        <w:rPr>
          <w:b w:val="1"/>
          <w:bCs w:val="1"/>
          <w:rtl w:val="0"/>
        </w:rPr>
        <w:t xml:space="preserve">b. Các nghiệp vụ trọng tâm</w:t>
      </w:r>
    </w:p>
    <w:p w:rsidR="00000000" w:rsidDel="00000000" w:rsidP="00000000" w:rsidRDefault="00000000" w:rsidRPr="00000000" w14:paraId="00000163">
      <w:pPr>
        <w:ind w:firstLine="425"/>
        <w:jc w:val="both"/>
        <w:rPr/>
      </w:pPr>
      <w:r>
        <w:rPr>
          <w:b w:val="1"/>
          <w:bCs w:val="1"/>
          <w:rtl w:val="0"/>
        </w:rPr>
        <w:t xml:space="preserve">Nghiệp vụ xử lý đơn hàng:</w:t>
      </w:r>
      <w:r>
        <w:rPr>
          <w:rtl w:val="0"/>
        </w:rPr>
        <w:t xml:space="preserve"> Đơn hàng được quản lý theo sáu trạng thái, trong đó năm trạng thái tạo thành một chuỗi tuần tự từ chờ xác nhận đến hoàn thành, còn trạng thái đã huỷ là nhánh rẽ chỉ hợp lệ khi đơn chưa đưa vào chế biến. Quy tắc này nhằm tránh tình trạng huỷ đơn khi nguyên liệu đã được sử dụng. Mỗi lần chuyển trạng thái, hệ thống ghi một dòng nhật ký gồm người thực hiện, trạng thái trước, trạng thái sau, thời điểm và ghi chú, nhờ đó mọi tranh chấp về đơn hàng đều có căn cứ để đối chiếu.</w:t>
      </w:r>
    </w:p>
    <w:p w:rsidR="00000000" w:rsidDel="00000000" w:rsidP="00000000" w:rsidRDefault="00000000" w:rsidRPr="00000000" w14:paraId="00000164">
      <w:pPr>
        <w:ind w:firstLine="425"/>
        <w:jc w:val="both"/>
        <w:rPr/>
      </w:pPr>
      <w:r>
        <w:rPr>
          <w:b w:val="1"/>
          <w:bCs w:val="1"/>
          <w:rtl w:val="0"/>
        </w:rPr>
        <w:t xml:space="preserve">Nghiệp vụ thực đơn theo chi nhánh:</w:t>
      </w:r>
      <w:r>
        <w:rPr>
          <w:rtl w:val="0"/>
        </w:rPr>
        <w:t xml:space="preserve"> Món ăn được khai báo một lần ở cấp hệ thống, nhưng giá bán, số lượng tồn và tình trạng còn hoặc hết món lại được thiết lập riêng cho từng chi nhánh. Thiết kế này phản ánh đúng thực tế là cùng một món có thể có giá khác nhau giữa các điểm bán và không phải chi nhánh nào cũng bán đủ mọi món.</w:t>
      </w:r>
    </w:p>
    <w:p w:rsidR="00000000" w:rsidDel="00000000" w:rsidP="00000000" w:rsidRDefault="00000000" w:rsidRPr="00000000" w14:paraId="00000165">
      <w:pPr>
        <w:ind w:firstLine="425"/>
        <w:jc w:val="both"/>
        <w:rPr/>
      </w:pPr>
      <w:r>
        <w:rPr>
          <w:b w:val="1"/>
          <w:bCs w:val="1"/>
          <w:rtl w:val="0"/>
        </w:rPr>
        <w:t xml:space="preserve">Nghiệp vụ chấm công bằng nhận diện khuôn mặt:</w:t>
      </w:r>
      <w:r>
        <w:rPr>
          <w:rtl w:val="0"/>
        </w:rPr>
        <w:t xml:space="preserve"> Quy trình gồm ba phần. Trước tiên, quản lý ghép thiết bị tại quầy với chi nhánh thông qua </w:t>
      </w:r>
      <w:del w:id="9037" w:author="Claude" w:date="2026-10-24T12:00:00Z">
        <w:r>
          <w:rPr>
            <w:rtl w:val="0"/>
          </w:rPr>
          <w:delText xml:space="preserve">đường liên kết dùng một lần</w:delText>
        </w:r>
      </w:del>
      <w:ins w:id="9038" w:author="Claude" w:date="2026-10-24T12:00:00Z">
        <w:r>
          <w:rPr>
            <w:rtl w:val="0"/>
          </w:rPr>
          <w:t xml:space="preserve">đường liên kết chỉ hiển thị một lần khi tạo và có thể thu hồi bất cứ lúc nào</w:t>
        </w:r>
      </w:ins>
      <w:r>
        <w:rPr>
          <w:rtl w:val="0"/>
        </w:rPr>
        <w:t xml:space="preserve"> và đăng ký khuôn mặt cho từng nhân sự bằng 15 mẫu tự chụp hoặc 3 đến 15 ảnh tải lên; hệ thống kiểm tra các mẫu thuộc cùng một người trước khi lưu. Tiếp đó, nhân sự tự chấm công tại thiết bị bằng cách nhìn thẳng vào camera; hệ thống so khớp đặc trưng khuôn mặt, ghi độ tương đồng, lưu ảnh minh chứng trong ba mươi ngày và yêu cầu nhập lý do nếu đi trễ quá năm phút hoặc ra ca sớm quá mười phút. Cuối cùng, quản lý rà soát bảng chấm công theo ngày, bổ sung bản ghi thủ công cho các trường hợp ngoại lệ và kết xuất số liệu ra Excel.</w:t>
      </w:r>
    </w:p>
    <w:p w:rsidR="00000000" w:rsidDel="00000000" w:rsidP="00000000" w:rsidRDefault="00000000" w:rsidRPr="00000000" w14:paraId="00000166">
      <w:pPr>
        <w:ind w:firstLine="425"/>
        <w:jc w:val="both"/>
        <w:rPr/>
      </w:pPr>
      <w:r>
        <w:rPr>
          <w:b w:val="1"/>
          <w:bCs w:val="1"/>
          <w:rtl w:val="0"/>
        </w:rPr>
        <w:t xml:space="preserve">Nghiệp vụ tính lương:</w:t>
      </w:r>
      <w:r>
        <w:rPr>
          <w:rtl w:val="0"/>
        </w:rPr>
        <w:t xml:space="preserve"> Lương được tính trên số giờ làm thực tế giữa thời điểm chấm vào và chấm ra, nhân với đơn giá theo giờ của từng nhân sự; trong bảy ngày đầu kể từ khi nhận việc, hệ thống áp dụng đơn giá thử việc. Thưởng và phạt được ghi thành từng khoản có lý do để dễ đối chiếu. Bảng lương đi qua ba trạng thái nháp, đã chốt và đã trả, chỉ được chuyển theo một chiều để bảo đảm số liệu đã chi trả không bị sửa lại.</w:t>
      </w:r>
    </w:p>
    <w:p w:rsidR="00000000" w:rsidDel="00000000" w:rsidP="00000000" w:rsidRDefault="00000000" w:rsidRPr="00000000" w14:paraId="00000167">
      <w:pPr>
        <w:ind w:firstLine="425"/>
        <w:jc w:val="both"/>
        <w:rPr/>
      </w:pPr>
      <w:r>
        <w:rPr>
          <w:b w:val="1"/>
          <w:bCs w:val="1"/>
          <w:rtl w:val="0"/>
        </w:rPr>
        <w:t xml:space="preserve">Nghiệp vụ mã giảm giá:</w:t>
      </w:r>
      <w:r>
        <w:rPr>
          <w:rtl w:val="0"/>
        </w:rPr>
        <w:t xml:space="preserve"> Hệ thống hỗ trợ giảm theo tỉ lệ phần trăm và giảm theo số tiền cố định. Mỗi mã có phạm vi áp dụng là tiền món, phí giao tiêu chuẩn hoặc phí giao hỏa tốc; kèm điều kiện giá trị đơn tối thiểu, tổng số lượt, số lượt cho mỗi khách, ngày bắt đầu và ngày hết hạn. Lượt dùng được ghi nhận trong cùng giao dịch với việc tạo đơn và được hoàn lại khi đơn bị huỷ; quản trị viên có thể gửi thông báo mã tới khách hàng.</w:t>
      </w:r>
    </w:p>
    <w:p w:rsidR="00000000" w:rsidDel="00000000" w:rsidP="00000000" w:rsidRDefault="00000000" w:rsidRPr="00000000" w14:paraId="00000168">
      <w:pPr>
        <w:ind w:firstLine="425"/>
        <w:jc w:val="both"/>
        <w:rPr/>
      </w:pPr>
      <w:r>
        <w:rPr>
          <w:b w:val="1"/>
          <w:bCs w:val="1"/>
          <w:rtl w:val="0"/>
        </w:rPr>
        <w:t xml:space="preserve">Nghiệp vụ tư vấn thực đơn:</w:t>
      </w:r>
      <w:r>
        <w:rPr>
          <w:rtl w:val="0"/>
        </w:rPr>
        <w:t xml:space="preserve"> Trợ lý chatbot ưu tiên trả lời theo bộ từ khoá do quản trị viên soạn; nếu không khớp từ khoá nào, câu hỏi cùng danh sách món và giá đang bán tại chi nhánh được gửi tới Google Gemini. Phiên hội thoại được lưu cho từng khách hàng để trợ lý hiểu ngữ cảnh gần nhất, đồng thời hệ thống giới hạn tần suất gửi tin để tránh lạm dụng.</w:t>
      </w:r>
    </w:p>
    <w:p w:rsidR="00000000" w:rsidDel="00000000" w:rsidP="00000000" w:rsidRDefault="00000000" w:rsidRPr="00000000" w14:paraId="00000169">
      <w:pPr>
        <w:keepNext w:val="1"/>
        <w:spacing w:before="120" w:lineRule="auto"/>
        <w:jc w:val="both"/>
        <w:rPr>
          <w:b w:val="1"/>
          <w:bCs w:val="1"/>
        </w:rPr>
      </w:pPr>
      <w:r>
        <w:rPr>
          <w:b w:val="1"/>
          <w:bCs w:val="1"/>
          <w:rtl w:val="0"/>
        </w:rPr>
        <w:t xml:space="preserve">c. Giới hạn phạm vi của đề tài</w:t>
      </w:r>
    </w:p>
    <w:p w:rsidR="00000000" w:rsidDel="00000000" w:rsidP="00000000" w:rsidRDefault="00000000" w:rsidRPr="00000000" w14:paraId="0000016A">
      <w:pPr>
        <w:ind w:firstLine="425"/>
        <w:jc w:val="both"/>
        <w:rPr/>
      </w:pPr>
      <w:r>
        <w:rPr>
          <w:rtl w:val="0"/>
        </w:rPr>
        <w:t xml:space="preserve">Trong khuôn khổ một đồ án học phần, nhóm xác định rõ những nội dung chưa đưa vào phạm vi triển khai. Hệ thống chưa kết nối tới cổng thanh toán điện tử, vì vậy với lựa chọn MoMo hoặc VNPay, phần mềm chỉ ghi nhận phương thức mà khách đã chọn </w:t>
      </w:r>
      <w:del w:id="9005" w:author="Claude" w:date="2026-10-24T12:00:00Z">
        <w:r>
          <w:rPr>
            <w:rtl w:val="0"/>
          </w:rPr>
          <w:delText xml:space="preserve">để phục vụ đối soát.</w:delText>
        </w:r>
      </w:del>
      <w:ins w:id="9006" w:author="Claude" w:date="2026-10-24T12:00:00Z">
        <w:r>
          <w:rPr>
            <w:rtl w:val="0"/>
          </w:rPr>
          <w:t xml:space="preserve">để phục vụ đối soát. Riêng hình thức chuyển khoản, hệ thống tạo mã VietQR kèm sẵn số tiền và nội dung chuyển khoản, nhưng việc xác nhận tiền về vẫn do quản lý thực hiện thủ công.</w:t>
        </w:r>
      </w:ins>
      <w:r>
        <w:rPr>
          <w:rtl w:val="0"/>
        </w:rPr>
        <w:t xml:space="preserve"> Phí giao hàng được tính theo mức cố định, chưa tính theo khoảng cách và chưa có chức năng điều phối người giao hàng. Hệ thống không quản lý nguyên liệu đầu vào, số lượng tồn chỉ được theo dõi ở mức món ăn. Ngoài ra, chức năng dự báo doanh số và tiếp nhận phiếu hỗ trợ trực tuyến mới dừng ở phần thiết kế dữ liệu, được nhóm xếp vào định hướng phát triển trình bày ở Chương 3.</w:t>
      </w:r>
    </w:p>
    <w:bookmarkStart w:colFirst="0" w:colLast="0" w:name="36ykija0xyu2" w:id="19"/>
    <w:bookmarkEnd w:id="19"/>
    <w:p w:rsidR="00000000" w:rsidDel="00000000" w:rsidP="00000000" w:rsidRDefault="00000000" w:rsidRPr="00000000" w14:paraId="0000016B">
      <w:pPr>
        <w:pStyle w:val="Heading3"/>
        <w:keepLines w:val="0"/>
        <w:spacing w:before="0" w:lineRule="auto"/>
        <w:jc w:val="both"/>
        <w:rPr/>
      </w:pPr>
      <w:r>
        <w:rPr>
          <w:rFonts w:ascii="Times New Roman" w:cs="Times New Roman" w:eastAsia="Times New Roman" w:hAnsi="Times New Roman"/>
          <w:rtl w:val="0"/>
        </w:rPr>
        <w:t xml:space="preserve">2.1.6. Yêu cầu phần mềm</w:t>
      </w:r>
      <w:r>
        <w:rPr>
          <w:rtl w:val="0"/>
        </w:rPr>
      </w:r>
    </w:p>
    <w:p w:rsidR="00000000" w:rsidDel="00000000" w:rsidP="00000000" w:rsidRDefault="00000000" w:rsidRPr="00000000" w14:paraId="0000016C">
      <w:pPr>
        <w:keepNext w:val="1"/>
        <w:spacing w:before="120" w:lineRule="auto"/>
        <w:jc w:val="both"/>
        <w:rPr>
          <w:b w:val="1"/>
          <w:bCs w:val="1"/>
        </w:rPr>
      </w:pPr>
      <w:r>
        <w:rPr>
          <w:b w:val="1"/>
          <w:bCs w:val="1"/>
          <w:rtl w:val="0"/>
        </w:rPr>
        <w:t xml:space="preserve">a. Các chức năng chính</w:t>
      </w:r>
    </w:p>
    <w:bookmarkStart w:colFirst="0" w:colLast="0" w:name="dgchxavcu22d" w:id="20"/>
    <w:bookmarkEnd w:id="20"/>
    <w:p w:rsidR="00000000" w:rsidDel="00000000" w:rsidP="00000000" w:rsidRDefault="00000000" w:rsidRPr="00000000" w14:paraId="0000016D">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commentRangeStart w:id="6"/>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Các chức năng chính của hệ thống.</w:t>
      </w:r>
      <w:r>
        <w:rPr>
          <w:rtl w:val="0"/>
        </w:rPr>
      </w:r>
      <w:commentRangeEnd w:id="6"/>
      <w:r>
        <w:commentReference w:id="6"/>
      </w:r>
    </w:p>
    <w:tbl>
      <w:tblPr>
        <w:tblStyle w:val="Table4"/>
        <w:tblW w:w="90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3"/>
        <w:gridCol w:w="2832"/>
        <w:gridCol w:w="5096"/>
        <w:tblGridChange w:id="0">
          <w:tblGrid>
            <w:gridCol w:w="1133"/>
            <w:gridCol w:w="2832"/>
            <w:gridCol w:w="5096"/>
          </w:tblGrid>
        </w:tblGridChange>
      </w:tblGrid>
      <w:tr>
        <w:trPr>
          <w:cantSplit w:val="1"/>
          <w:tblHeader w:val="1"/>
        </w:trPr>
        <w:tc>
          <w:tcPr>
            <w:shd w:fill="ededed" w:val="clear"/>
            <w:vAlign w:val="center"/>
          </w:tcPr>
          <w:p w:rsidR="00000000" w:rsidDel="00000000" w:rsidP="00000000" w:rsidRDefault="00000000" w:rsidRPr="00000000" w14:paraId="0000016E">
            <w:pPr>
              <w:keepNext w:val="1"/>
              <w:spacing w:after="40" w:before="40" w:line="252.00000000000003" w:lineRule="auto"/>
              <w:jc w:val="center"/>
              <w:rPr>
                <w:b w:val="1"/>
                <w:bCs w:val="1"/>
              </w:rPr>
            </w:pPr>
            <w:r>
              <w:rPr>
                <w:b w:val="1"/>
                <w:bCs w:val="1"/>
                <w:rtl w:val="0"/>
              </w:rPr>
              <w:t xml:space="preserve">STT</w:t>
            </w:r>
          </w:p>
        </w:tc>
        <w:tc>
          <w:tcPr>
            <w:shd w:fill="ededed" w:val="clear"/>
            <w:vAlign w:val="center"/>
          </w:tcPr>
          <w:p w:rsidR="00000000" w:rsidDel="00000000" w:rsidP="00000000" w:rsidRDefault="00000000" w:rsidRPr="00000000" w14:paraId="0000016F">
            <w:pPr>
              <w:keepNext w:val="1"/>
              <w:spacing w:after="40" w:before="40" w:line="252.00000000000003" w:lineRule="auto"/>
              <w:jc w:val="center"/>
              <w:rPr>
                <w:b w:val="1"/>
                <w:bCs w:val="1"/>
              </w:rPr>
            </w:pPr>
            <w:r>
              <w:rPr>
                <w:b w:val="1"/>
                <w:bCs w:val="1"/>
                <w:rtl w:val="0"/>
              </w:rPr>
              <w:t xml:space="preserve">Tên chức năng</w:t>
            </w:r>
          </w:p>
        </w:tc>
        <w:tc>
          <w:tcPr>
            <w:shd w:fill="ededed" w:val="clear"/>
            <w:vAlign w:val="center"/>
          </w:tcPr>
          <w:p w:rsidR="00000000" w:rsidDel="00000000" w:rsidP="00000000" w:rsidRDefault="00000000" w:rsidRPr="00000000" w14:paraId="00000170">
            <w:pPr>
              <w:keepNext w:val="1"/>
              <w:spacing w:after="40" w:before="40" w:line="252.00000000000003" w:lineRule="auto"/>
              <w:jc w:val="center"/>
              <w:rPr>
                <w:b w:val="1"/>
                <w:bCs w:val="1"/>
              </w:rPr>
            </w:pPr>
            <w:r>
              <w:rPr>
                <w:b w:val="1"/>
                <w:bCs w:val="1"/>
                <w:rtl w:val="0"/>
              </w:rPr>
              <w:t xml:space="preserve">Mô tả chi tiết</w:t>
            </w:r>
          </w:p>
        </w:tc>
      </w:tr>
      <w:tr>
        <w:trPr>
          <w:cantSplit w:val="1"/>
          <w:tblHeader w:val="0"/>
        </w:trPr>
        <w:tc>
          <w:tcPr>
            <w:vAlign w:val="center"/>
          </w:tcPr>
          <w:p w:rsidR="00000000" w:rsidDel="00000000" w:rsidP="00000000" w:rsidRDefault="00000000" w:rsidRPr="00000000" w14:paraId="00000171">
            <w:pPr>
              <w:spacing w:after="40" w:before="40" w:line="252.00000000000003" w:lineRule="auto"/>
              <w:jc w:val="center"/>
              <w:rPr/>
            </w:pPr>
            <w:r>
              <w:rPr>
                <w:rtl w:val="0"/>
              </w:rPr>
              <w:t xml:space="preserve">1</w:t>
            </w:r>
          </w:p>
        </w:tc>
        <w:tc>
          <w:tcPr>
            <w:vAlign w:val="center"/>
          </w:tcPr>
          <w:p w:rsidR="00000000" w:rsidDel="00000000" w:rsidP="00000000" w:rsidRDefault="00000000" w:rsidRPr="00000000" w14:paraId="00000172">
            <w:pPr>
              <w:spacing w:after="40" w:before="40" w:line="252.00000000000003" w:lineRule="auto"/>
              <w:jc w:val="center"/>
              <w:rPr/>
            </w:pPr>
            <w:r>
              <w:rPr>
                <w:rtl w:val="0"/>
              </w:rPr>
              <w:t xml:space="preserve">Đăng ký, đăng nhập và đăng xuất</w:t>
            </w:r>
          </w:p>
        </w:tc>
        <w:tc>
          <w:tcPr>
            <w:vAlign w:val="center"/>
          </w:tcPr>
          <w:p w:rsidR="00000000" w:rsidDel="00000000" w:rsidP="00000000" w:rsidRDefault="00000000" w:rsidRPr="00000000" w14:paraId="00000173">
            <w:pPr>
              <w:spacing w:after="40" w:before="40" w:line="252.00000000000003" w:lineRule="auto"/>
              <w:jc w:val="both"/>
              <w:rPr/>
            </w:pPr>
            <w:del w:id="9030" w:author="Claude" w:date="2026-10-24T12:00:00Z">
              <w:r>
                <w:rPr>
                  <w:rtl w:val="0"/>
                </w:rPr>
                <w:delText xml:space="preserve">Khách hàng tự tạo tài khoản;</w:delText>
              </w:r>
            </w:del>
            <w:ins w:id="9031" w:author="Claude" w:date="2026-10-24T12:00:00Z">
              <w:r>
                <w:rPr>
                  <w:rtl w:val="0"/>
                </w:rPr>
                <w:t xml:space="preserve">Khách hàng tự tạo tài khoản hoặc đăng nhập bằng Google, Facebook;</w:t>
              </w:r>
            </w:ins>
            <w:r>
              <w:rPr>
                <w:rtl w:val="0"/>
              </w:rPr>
              <w:t xml:space="preserve"> các tác nhân còn lại sử dụng tài khoản được cấp. Sau khi xác thực, hệ thống căn cứ vai trò để điều hướng người dùng đến đúng khu vực làm việc.</w:t>
            </w:r>
          </w:p>
        </w:tc>
      </w:tr>
      <w:tr>
        <w:trPr>
          <w:cantSplit w:val="1"/>
          <w:tblHeader w:val="0"/>
        </w:trPr>
        <w:tc>
          <w:tcPr>
            <w:vAlign w:val="center"/>
          </w:tcPr>
          <w:p w:rsidR="00000000" w:rsidDel="00000000" w:rsidP="00000000" w:rsidRDefault="00000000" w:rsidRPr="00000000" w14:paraId="00000174">
            <w:pPr>
              <w:spacing w:after="40" w:before="40" w:line="252.00000000000003" w:lineRule="auto"/>
              <w:jc w:val="center"/>
              <w:rPr/>
            </w:pPr>
            <w:r>
              <w:rPr>
                <w:rtl w:val="0"/>
              </w:rPr>
              <w:t xml:space="preserve">2</w:t>
            </w:r>
          </w:p>
        </w:tc>
        <w:tc>
          <w:tcPr>
            <w:vAlign w:val="center"/>
          </w:tcPr>
          <w:p w:rsidR="00000000" w:rsidDel="00000000" w:rsidP="00000000" w:rsidRDefault="00000000" w:rsidRPr="00000000" w14:paraId="00000175">
            <w:pPr>
              <w:spacing w:after="40" w:before="40" w:line="252.00000000000003" w:lineRule="auto"/>
              <w:jc w:val="center"/>
              <w:rPr/>
            </w:pPr>
            <w:r>
              <w:rPr>
                <w:rtl w:val="0"/>
              </w:rPr>
              <w:t xml:space="preserve">Tra cứu thực đơn và đặt hàng</w:t>
            </w:r>
          </w:p>
        </w:tc>
        <w:tc>
          <w:tcPr>
            <w:vAlign w:val="center"/>
          </w:tcPr>
          <w:p w:rsidR="00000000" w:rsidDel="00000000" w:rsidP="00000000" w:rsidRDefault="00000000" w:rsidRPr="00000000" w14:paraId="00000176">
            <w:pPr>
              <w:spacing w:after="40" w:before="40" w:line="252.00000000000003" w:lineRule="auto"/>
              <w:jc w:val="both"/>
              <w:rPr/>
            </w:pPr>
            <w:r>
              <w:rPr>
                <w:rtl w:val="0"/>
              </w:rPr>
              <w:t xml:space="preserve">Khách hàng chọn chi nhánh, tìm món ngay khi gõ hoặc lọc theo danh mục, xem món bán chạy, thêm vào giỏ kèm ghi chú và tạo đơn mang đi hoặc giao tận nơi (chọn địa chỉ trong sổ địa chỉ, tốc độ giao tiêu chuẩn hoặc hỏa tốc).</w:t>
            </w:r>
          </w:p>
        </w:tc>
      </w:tr>
      <w:tr>
        <w:trPr>
          <w:cantSplit w:val="1"/>
          <w:tblHeader w:val="0"/>
        </w:trPr>
        <w:tc>
          <w:tcPr>
            <w:vAlign w:val="center"/>
          </w:tcPr>
          <w:p w:rsidR="00000000" w:rsidDel="00000000" w:rsidP="00000000" w:rsidRDefault="00000000" w:rsidRPr="00000000" w14:paraId="00000177">
            <w:pPr>
              <w:spacing w:after="40" w:before="40" w:line="252.00000000000003" w:lineRule="auto"/>
              <w:jc w:val="center"/>
              <w:rPr/>
            </w:pPr>
            <w:r>
              <w:rPr>
                <w:rtl w:val="0"/>
              </w:rPr>
              <w:t xml:space="preserve">3</w:t>
            </w:r>
          </w:p>
        </w:tc>
        <w:tc>
          <w:tcPr>
            <w:vAlign w:val="center"/>
          </w:tcPr>
          <w:p w:rsidR="00000000" w:rsidDel="00000000" w:rsidP="00000000" w:rsidRDefault="00000000" w:rsidRPr="00000000" w14:paraId="00000178">
            <w:pPr>
              <w:spacing w:after="40" w:before="40" w:line="252.00000000000003" w:lineRule="auto"/>
              <w:jc w:val="center"/>
              <w:rPr/>
            </w:pPr>
            <w:r>
              <w:rPr>
                <w:rtl w:val="0"/>
              </w:rPr>
              <w:t xml:space="preserve">Thanh toán đơn hàng</w:t>
            </w:r>
          </w:p>
        </w:tc>
        <w:tc>
          <w:tcPr>
            <w:vAlign w:val="center"/>
          </w:tcPr>
          <w:p w:rsidR="00000000" w:rsidDel="00000000" w:rsidP="00000000" w:rsidRDefault="00000000" w:rsidRPr="00000000" w14:paraId="00000179">
            <w:pPr>
              <w:spacing w:after="40" w:before="40" w:line="252.00000000000003" w:lineRule="auto"/>
              <w:jc w:val="both"/>
              <w:rPr/>
            </w:pPr>
            <w:r>
              <w:rPr>
                <w:rtl w:val="0"/>
              </w:rPr>
              <w:t xml:space="preserve">Khách hàng áp dụng mã giảm giá (tiền món, phí giao tiêu chuẩn hoặc hỏa tốc) và chọn thanh toán bằng </w:t>
            </w:r>
            <w:del w:id="9007" w:author="Claude" w:date="2026-10-24T12:00:00Z">
              <w:r>
                <w:rPr>
                  <w:rtl w:val="0"/>
                </w:rPr>
                <w:delText xml:space="preserve">tiền mặt, MoMo hoặc VNPay</w:delText>
              </w:r>
            </w:del>
            <w:ins w:id="9008" w:author="Claude" w:date="2026-10-24T12:00:00Z">
              <w:r>
                <w:rPr>
                  <w:rtl w:val="0"/>
                </w:rPr>
                <w:t xml:space="preserve">tiền mặt, chuyển khoản VietQR, MoMo hoặc VNPay</w:t>
              </w:r>
            </w:ins>
            <w:r>
              <w:rPr>
                <w:rtl w:val="0"/>
              </w:rPr>
              <w:t xml:space="preserve">. Tổng tiền = tiền món + phí giao − giảm giá. Đơn tiền mặt được ghi nhận đã thanh toán khi hoàn thành.</w:t>
            </w:r>
          </w:p>
        </w:tc>
      </w:tr>
      <w:tr>
        <w:trPr>
          <w:cantSplit w:val="1"/>
          <w:tblHeader w:val="0"/>
        </w:trPr>
        <w:tc>
          <w:tcPr>
            <w:vAlign w:val="center"/>
          </w:tcPr>
          <w:p w:rsidR="00000000" w:rsidDel="00000000" w:rsidP="00000000" w:rsidRDefault="00000000" w:rsidRPr="00000000" w14:paraId="0000017A">
            <w:pPr>
              <w:spacing w:after="40" w:before="40" w:line="252.00000000000003" w:lineRule="auto"/>
              <w:jc w:val="center"/>
              <w:rPr/>
            </w:pPr>
            <w:r>
              <w:rPr>
                <w:rtl w:val="0"/>
              </w:rPr>
              <w:t xml:space="preserve">4</w:t>
            </w:r>
          </w:p>
        </w:tc>
        <w:tc>
          <w:tcPr>
            <w:vAlign w:val="center"/>
          </w:tcPr>
          <w:p w:rsidR="00000000" w:rsidDel="00000000" w:rsidP="00000000" w:rsidRDefault="00000000" w:rsidRPr="00000000" w14:paraId="0000017B">
            <w:pPr>
              <w:spacing w:after="40" w:before="40" w:line="252.00000000000003" w:lineRule="auto"/>
              <w:jc w:val="both"/>
              <w:rPr/>
            </w:pPr>
            <w:r>
              <w:rPr>
                <w:rtl w:val="0"/>
              </w:rPr>
              <w:t xml:space="preserve">Quản lý hồ sơ và theo dõi đơn hàng</w:t>
            </w:r>
          </w:p>
        </w:tc>
        <w:tc>
          <w:tcPr>
            <w:vAlign w:val="center"/>
          </w:tcPr>
          <w:p w:rsidR="00000000" w:rsidDel="00000000" w:rsidP="00000000" w:rsidRDefault="00000000" w:rsidRPr="00000000" w14:paraId="0000017C">
            <w:pPr>
              <w:spacing w:after="40" w:before="40" w:line="252.00000000000003" w:lineRule="auto"/>
              <w:jc w:val="both"/>
              <w:rPr/>
            </w:pPr>
            <w:r>
              <w:rPr>
                <w:rtl w:val="0"/>
              </w:rPr>
              <w:t xml:space="preserve">Khách hàng cập nhật hồ sơ, sổ địa chỉ, món yêu thích, kho mã giảm giá; theo dõi trạng thái và lịch sử từng đơn, đặt lại đơn cũ theo giá hiện hành.</w:t>
            </w:r>
          </w:p>
        </w:tc>
      </w:tr>
      <w:tr>
        <w:trPr>
          <w:cantSplit w:val="1"/>
          <w:tblHeader w:val="0"/>
        </w:trPr>
        <w:tc>
          <w:tcPr>
            <w:vAlign w:val="center"/>
          </w:tcPr>
          <w:p w:rsidR="00000000" w:rsidDel="00000000" w:rsidP="00000000" w:rsidRDefault="00000000" w:rsidRPr="00000000" w14:paraId="0000017D">
            <w:pPr>
              <w:spacing w:after="40" w:before="40" w:line="252.00000000000003" w:lineRule="auto"/>
              <w:jc w:val="center"/>
              <w:rPr/>
            </w:pPr>
            <w:r>
              <w:rPr>
                <w:rtl w:val="0"/>
              </w:rPr>
              <w:t xml:space="preserve">5</w:t>
            </w:r>
          </w:p>
        </w:tc>
        <w:tc>
          <w:tcPr>
            <w:vAlign w:val="center"/>
          </w:tcPr>
          <w:p w:rsidR="00000000" w:rsidDel="00000000" w:rsidP="00000000" w:rsidRDefault="00000000" w:rsidRPr="00000000" w14:paraId="0000017E">
            <w:pPr>
              <w:spacing w:after="40" w:before="40" w:line="252.00000000000003" w:lineRule="auto"/>
              <w:jc w:val="center"/>
              <w:rPr/>
            </w:pPr>
            <w:r>
              <w:rPr>
                <w:rtl w:val="0"/>
              </w:rPr>
              <w:t xml:space="preserve">Đánh giá đơn hàng</w:t>
            </w:r>
          </w:p>
        </w:tc>
        <w:tc>
          <w:tcPr>
            <w:vAlign w:val="center"/>
          </w:tcPr>
          <w:p w:rsidR="00000000" w:rsidDel="00000000" w:rsidP="00000000" w:rsidRDefault="00000000" w:rsidRPr="00000000" w14:paraId="0000017F">
            <w:pPr>
              <w:spacing w:after="40" w:before="40" w:line="252.00000000000003" w:lineRule="auto"/>
              <w:jc w:val="both"/>
              <w:rPr/>
            </w:pPr>
            <w:r>
              <w:rPr>
                <w:rtl w:val="0"/>
              </w:rPr>
              <w:t xml:space="preserve">Khách hàng chấm sao cho đơn hàng, chấm sao riêng cho khâu giao hàng và để lại nhận xét sau khi đơn hoàn thành.</w:t>
            </w:r>
          </w:p>
        </w:tc>
      </w:tr>
      <w:tr>
        <w:trPr>
          <w:cantSplit w:val="1"/>
          <w:tblHeader w:val="0"/>
        </w:trPr>
        <w:tc>
          <w:tcPr>
            <w:vAlign w:val="center"/>
          </w:tcPr>
          <w:p w:rsidR="00000000" w:rsidDel="00000000" w:rsidP="00000000" w:rsidRDefault="00000000" w:rsidRPr="00000000" w14:paraId="00000180">
            <w:pPr>
              <w:spacing w:after="40" w:before="40" w:line="252.00000000000003" w:lineRule="auto"/>
              <w:jc w:val="center"/>
              <w:rPr/>
            </w:pPr>
            <w:r>
              <w:rPr>
                <w:rtl w:val="0"/>
              </w:rPr>
              <w:t xml:space="preserve">6</w:t>
            </w:r>
          </w:p>
        </w:tc>
        <w:tc>
          <w:tcPr>
            <w:vAlign w:val="center"/>
          </w:tcPr>
          <w:p w:rsidR="00000000" w:rsidDel="00000000" w:rsidP="00000000" w:rsidRDefault="00000000" w:rsidRPr="00000000" w14:paraId="00000181">
            <w:pPr>
              <w:spacing w:after="40" w:before="40" w:line="252.00000000000003" w:lineRule="auto"/>
              <w:jc w:val="center"/>
              <w:rPr/>
            </w:pPr>
            <w:r>
              <w:rPr>
                <w:rtl w:val="0"/>
              </w:rPr>
              <w:t xml:space="preserve">Tư vấn thực đơn bằng trợ lý AI</w:t>
            </w:r>
          </w:p>
        </w:tc>
        <w:tc>
          <w:tcPr>
            <w:vAlign w:val="center"/>
          </w:tcPr>
          <w:p w:rsidR="00000000" w:rsidDel="00000000" w:rsidP="00000000" w:rsidRDefault="00000000" w:rsidRPr="00000000" w14:paraId="00000182">
            <w:pPr>
              <w:spacing w:after="40" w:before="40" w:line="252.00000000000003" w:lineRule="auto"/>
              <w:jc w:val="both"/>
              <w:rPr/>
            </w:pPr>
            <w:r>
              <w:rPr>
                <w:rtl w:val="0"/>
              </w:rPr>
              <w:t xml:space="preserve">Khách hàng đã đăng nhập hỏi về món ăn, giá, cách đặt món; trợ lý trả lời theo từ khoá do quản trị viên soạn hoặc qua Google Gemini dựa trên thực đơn và giá thật của chi nhánh.</w:t>
            </w:r>
          </w:p>
        </w:tc>
      </w:tr>
      <w:tr>
        <w:trPr>
          <w:cantSplit w:val="1"/>
          <w:tblHeader w:val="0"/>
        </w:trPr>
        <w:tc>
          <w:tcPr>
            <w:vAlign w:val="center"/>
          </w:tcPr>
          <w:p w:rsidR="00000000" w:rsidDel="00000000" w:rsidP="00000000" w:rsidRDefault="00000000" w:rsidRPr="00000000" w14:paraId="00000183">
            <w:pPr>
              <w:spacing w:after="40" w:before="40" w:line="252.00000000000003" w:lineRule="auto"/>
              <w:jc w:val="center"/>
              <w:rPr/>
            </w:pPr>
            <w:r>
              <w:rPr>
                <w:rtl w:val="0"/>
              </w:rPr>
              <w:t xml:space="preserve">7</w:t>
            </w:r>
          </w:p>
        </w:tc>
        <w:tc>
          <w:tcPr>
            <w:vAlign w:val="center"/>
          </w:tcPr>
          <w:p w:rsidR="00000000" w:rsidDel="00000000" w:rsidP="00000000" w:rsidRDefault="00000000" w:rsidRPr="00000000" w14:paraId="00000184">
            <w:pPr>
              <w:spacing w:after="40" w:before="40" w:line="252.00000000000003" w:lineRule="auto"/>
              <w:jc w:val="center"/>
              <w:rPr/>
            </w:pPr>
            <w:r>
              <w:rPr>
                <w:rtl w:val="0"/>
              </w:rPr>
              <w:t xml:space="preserve">Xử lý đơn hàng chi nhánh</w:t>
            </w:r>
          </w:p>
        </w:tc>
        <w:tc>
          <w:tcPr>
            <w:vAlign w:val="center"/>
          </w:tcPr>
          <w:p w:rsidR="00000000" w:rsidDel="00000000" w:rsidP="00000000" w:rsidRDefault="00000000" w:rsidRPr="00000000" w14:paraId="00000185">
            <w:pPr>
              <w:spacing w:after="40" w:before="40" w:line="252.00000000000003" w:lineRule="auto"/>
              <w:jc w:val="both"/>
              <w:rPr/>
            </w:pPr>
            <w:r>
              <w:rPr>
                <w:rtl w:val="0"/>
              </w:rPr>
              <w:t xml:space="preserve">Quản lý duyệt hoặc huỷ đơn mới, cập nhật tiến trình chế biến và giao nhận theo đúng trình tự trạng thái, đồng thời lưu nhật ký cho từng lần chuyển trạng thái.</w:t>
            </w:r>
          </w:p>
        </w:tc>
      </w:tr>
      <w:tr>
        <w:trPr>
          <w:cantSplit w:val="1"/>
          <w:tblHeader w:val="0"/>
        </w:trPr>
        <w:tc>
          <w:tcPr>
            <w:vAlign w:val="center"/>
          </w:tcPr>
          <w:p w:rsidR="00000000" w:rsidDel="00000000" w:rsidP="00000000" w:rsidRDefault="00000000" w:rsidRPr="00000000" w14:paraId="00000186">
            <w:pPr>
              <w:spacing w:after="40" w:before="40" w:line="252.00000000000003" w:lineRule="auto"/>
              <w:jc w:val="center"/>
              <w:rPr/>
            </w:pPr>
            <w:r>
              <w:rPr>
                <w:rtl w:val="0"/>
              </w:rPr>
              <w:t xml:space="preserve">8</w:t>
            </w:r>
          </w:p>
        </w:tc>
        <w:tc>
          <w:tcPr>
            <w:vAlign w:val="center"/>
          </w:tcPr>
          <w:p w:rsidR="00000000" w:rsidDel="00000000" w:rsidP="00000000" w:rsidRDefault="00000000" w:rsidRPr="00000000" w14:paraId="00000187">
            <w:pPr>
              <w:spacing w:after="40" w:before="40" w:line="252.00000000000003" w:lineRule="auto"/>
              <w:jc w:val="both"/>
              <w:rPr/>
            </w:pPr>
            <w:r>
              <w:rPr>
                <w:rtl w:val="0"/>
              </w:rPr>
              <w:t xml:space="preserve">Quản lý thực đơn và giá bán chi nhánh</w:t>
            </w:r>
          </w:p>
        </w:tc>
        <w:tc>
          <w:tcPr>
            <w:vAlign w:val="center"/>
          </w:tcPr>
          <w:p w:rsidR="00000000" w:rsidDel="00000000" w:rsidP="00000000" w:rsidRDefault="00000000" w:rsidRPr="00000000" w14:paraId="00000188">
            <w:pPr>
              <w:spacing w:after="40" w:before="40" w:line="252.00000000000003" w:lineRule="auto"/>
              <w:jc w:val="both"/>
              <w:rPr/>
            </w:pPr>
            <w:r>
              <w:rPr>
                <w:rtl w:val="0"/>
              </w:rPr>
              <w:t xml:space="preserve">Quản lý chọn món bày bán tại chi nhánh, đặt giá riêng, cập nhật số lượng tồn, đánh dấu còn hoặc hết món, gắn nhãn Bán chạy và chọn món đề xuất trên trang chủ.</w:t>
            </w:r>
          </w:p>
        </w:tc>
      </w:tr>
      <w:tr>
        <w:trPr>
          <w:cantSplit w:val="1"/>
          <w:tblHeader w:val="0"/>
        </w:trPr>
        <w:tc>
          <w:tcPr>
            <w:vAlign w:val="center"/>
          </w:tcPr>
          <w:p w:rsidR="00000000" w:rsidDel="00000000" w:rsidP="00000000" w:rsidRDefault="00000000" w:rsidRPr="00000000" w14:paraId="00000189">
            <w:pPr>
              <w:spacing w:after="40" w:before="40" w:line="252.00000000000003" w:lineRule="auto"/>
              <w:jc w:val="center"/>
              <w:rPr/>
            </w:pPr>
            <w:r>
              <w:rPr>
                <w:rtl w:val="0"/>
              </w:rPr>
              <w:t xml:space="preserve">9</w:t>
            </w:r>
          </w:p>
        </w:tc>
        <w:tc>
          <w:tcPr>
            <w:vAlign w:val="center"/>
          </w:tcPr>
          <w:p w:rsidR="00000000" w:rsidDel="00000000" w:rsidP="00000000" w:rsidRDefault="00000000" w:rsidRPr="00000000" w14:paraId="0000018A">
            <w:pPr>
              <w:spacing w:after="40" w:before="40" w:line="252.00000000000003" w:lineRule="auto"/>
              <w:jc w:val="center"/>
              <w:rPr/>
            </w:pPr>
            <w:r>
              <w:rPr>
                <w:rtl w:val="0"/>
              </w:rPr>
              <w:t xml:space="preserve">Quản lý nhân sự và ca làm việc</w:t>
            </w:r>
          </w:p>
        </w:tc>
        <w:tc>
          <w:tcPr>
            <w:vAlign w:val="center"/>
          </w:tcPr>
          <w:p w:rsidR="00000000" w:rsidDel="00000000" w:rsidP="00000000" w:rsidRDefault="00000000" w:rsidRPr="00000000" w14:paraId="0000018B">
            <w:pPr>
              <w:spacing w:after="40" w:before="40" w:line="252.00000000000003" w:lineRule="auto"/>
              <w:jc w:val="both"/>
              <w:rPr/>
            </w:pPr>
            <w:r>
              <w:rPr>
                <w:rtl w:val="0"/>
              </w:rPr>
              <w:t xml:space="preserve">Quản lý tạo tài khoản nhân viên, đầu bếp, khoá hoặc mở tài khoản, đặt lại mật khẩu, thiết lập đơn giá lương; </w:t>
            </w:r>
            <w:del w:id="9022" w:author="Claude" w:date="2026-10-24T12:00:00Z">
              <w:r>
                <w:rPr>
                  <w:rtl w:val="0"/>
                </w:rPr>
                <w:delText xml:space="preserve">khai báo và điều chỉnh danh mục ca làm của chi nhánh.</w:delText>
              </w:r>
            </w:del>
            <w:ins w:id="9023" w:author="Claude" w:date="2026-10-24T12:00:00Z">
              <w:r>
                <w:rPr>
                  <w:rtl w:val="0"/>
                </w:rPr>
                <w:t xml:space="preserve">khai báo và điều chỉnh danh mục ca làm của chi nhánh; xếp lịch làm theo tuần và kết xuất lịch ra Excel.</w:t>
              </w:r>
            </w:ins>
          </w:p>
        </w:tc>
      </w:tr>
      <w:tr>
        <w:trPr>
          <w:cantSplit w:val="1"/>
          <w:tblHeader w:val="0"/>
        </w:trPr>
        <w:tc>
          <w:tcPr>
            <w:vAlign w:val="center"/>
          </w:tcPr>
          <w:p w:rsidR="00000000" w:rsidDel="00000000" w:rsidP="00000000" w:rsidRDefault="00000000" w:rsidRPr="00000000" w14:paraId="0000018C">
            <w:pPr>
              <w:spacing w:after="40" w:before="40" w:line="252.00000000000003" w:lineRule="auto"/>
              <w:jc w:val="center"/>
              <w:rPr/>
            </w:pPr>
            <w:r>
              <w:rPr>
                <w:rtl w:val="0"/>
              </w:rPr>
              <w:t xml:space="preserve">10</w:t>
            </w:r>
          </w:p>
        </w:tc>
        <w:tc>
          <w:tcPr>
            <w:vAlign w:val="center"/>
          </w:tcPr>
          <w:p w:rsidR="00000000" w:rsidDel="00000000" w:rsidP="00000000" w:rsidRDefault="00000000" w:rsidRPr="00000000" w14:paraId="0000018D">
            <w:pPr>
              <w:spacing w:after="40" w:before="40" w:line="252.00000000000003" w:lineRule="auto"/>
              <w:jc w:val="center"/>
              <w:rPr/>
            </w:pPr>
            <w:r>
              <w:rPr>
                <w:rtl w:val="0"/>
              </w:rPr>
              <w:t xml:space="preserve">Chấm công bằng nhận diện khuôn mặt</w:t>
            </w:r>
          </w:p>
        </w:tc>
        <w:tc>
          <w:tcPr>
            <w:vAlign w:val="center"/>
          </w:tcPr>
          <w:p w:rsidR="00000000" w:rsidDel="00000000" w:rsidP="00000000" w:rsidRDefault="00000000" w:rsidRPr="00000000" w14:paraId="0000018E">
            <w:pPr>
              <w:spacing w:after="40" w:before="40" w:line="252.00000000000003" w:lineRule="auto"/>
              <w:jc w:val="both"/>
              <w:rPr/>
            </w:pPr>
            <w:r>
              <w:rPr>
                <w:rtl w:val="0"/>
              </w:rPr>
              <w:t xml:space="preserve">Quản lý ghép và thu hồi thiết bị tại quầy, đăng ký khuôn mặt (15 mẫu tự chụp hoặc 3–15 ảnh tải lên); nhân viên và đầu bếp chấm vào, chấm ra hoặc ra ca sớm bằng cách nhìn thẳng vào camera; quản lý chấm công thủ công khi cần.</w:t>
            </w:r>
          </w:p>
        </w:tc>
      </w:tr>
      <w:tr>
        <w:trPr>
          <w:cantSplit w:val="1"/>
          <w:tblHeader w:val="0"/>
        </w:trPr>
        <w:tc>
          <w:tcPr>
            <w:vAlign w:val="center"/>
          </w:tcPr>
          <w:p w:rsidR="00000000" w:rsidDel="00000000" w:rsidP="00000000" w:rsidRDefault="00000000" w:rsidRPr="00000000" w14:paraId="0000018F">
            <w:pPr>
              <w:spacing w:after="40" w:before="40" w:line="252.00000000000003" w:lineRule="auto"/>
              <w:jc w:val="center"/>
              <w:rPr/>
            </w:pPr>
            <w:r>
              <w:rPr>
                <w:rtl w:val="0"/>
              </w:rPr>
              <w:t xml:space="preserve">11</w:t>
            </w:r>
          </w:p>
        </w:tc>
        <w:tc>
          <w:tcPr>
            <w:vAlign w:val="center"/>
          </w:tcPr>
          <w:p w:rsidR="00000000" w:rsidDel="00000000" w:rsidP="00000000" w:rsidRDefault="00000000" w:rsidRPr="00000000" w14:paraId="00000190">
            <w:pPr>
              <w:spacing w:after="40" w:before="40" w:line="252.00000000000003" w:lineRule="auto"/>
              <w:jc w:val="center"/>
              <w:rPr/>
            </w:pPr>
            <w:r>
              <w:rPr>
                <w:rtl w:val="0"/>
              </w:rPr>
              <w:t xml:space="preserve">Quản lý bảng lương</w:t>
            </w:r>
          </w:p>
        </w:tc>
        <w:tc>
          <w:tcPr>
            <w:vAlign w:val="center"/>
          </w:tcPr>
          <w:p w:rsidR="00000000" w:rsidDel="00000000" w:rsidP="00000000" w:rsidRDefault="00000000" w:rsidRPr="00000000" w14:paraId="00000191">
            <w:pPr>
              <w:spacing w:after="40" w:before="40" w:line="252.00000000000003" w:lineRule="auto"/>
              <w:jc w:val="both"/>
              <w:rPr/>
            </w:pPr>
            <w:r>
              <w:rPr>
                <w:rtl w:val="0"/>
              </w:rPr>
              <w:t xml:space="preserve">Hệ thống tính lương theo giờ công thực tế; quản lý ghi từng khoản thưởng, phạt kèm lý do, chốt bảng lương theo ba bước và kết xuất ra Excel.</w:t>
            </w:r>
          </w:p>
        </w:tc>
      </w:tr>
      <w:tr>
        <w:trPr>
          <w:cantSplit w:val="1"/>
          <w:tblHeader w:val="0"/>
        </w:trPr>
        <w:tc>
          <w:tcPr>
            <w:vAlign w:val="center"/>
          </w:tcPr>
          <w:p w:rsidR="00000000" w:rsidDel="00000000" w:rsidP="00000000" w:rsidRDefault="00000000" w:rsidRPr="00000000" w14:paraId="00000192">
            <w:pPr>
              <w:spacing w:after="40" w:before="40" w:line="252.00000000000003" w:lineRule="auto"/>
              <w:jc w:val="center"/>
              <w:rPr/>
            </w:pPr>
            <w:r>
              <w:rPr>
                <w:rtl w:val="0"/>
              </w:rPr>
              <w:t xml:space="preserve">12</w:t>
            </w:r>
          </w:p>
        </w:tc>
        <w:tc>
          <w:tcPr>
            <w:vAlign w:val="center"/>
          </w:tcPr>
          <w:p w:rsidR="00000000" w:rsidDel="00000000" w:rsidP="00000000" w:rsidRDefault="00000000" w:rsidRPr="00000000" w14:paraId="00000193">
            <w:pPr>
              <w:spacing w:after="40" w:before="40" w:line="252.00000000000003" w:lineRule="auto"/>
              <w:jc w:val="center"/>
              <w:rPr/>
            </w:pPr>
            <w:r>
              <w:rPr>
                <w:rtl w:val="0"/>
              </w:rPr>
              <w:t xml:space="preserve">Báo cáo doanh thu</w:t>
            </w:r>
          </w:p>
        </w:tc>
        <w:tc>
          <w:tcPr>
            <w:vAlign w:val="center"/>
          </w:tcPr>
          <w:p w:rsidR="00000000" w:rsidDel="00000000" w:rsidP="00000000" w:rsidRDefault="00000000" w:rsidRPr="00000000" w14:paraId="00000194">
            <w:pPr>
              <w:spacing w:after="40" w:before="40" w:line="252.00000000000003" w:lineRule="auto"/>
              <w:jc w:val="both"/>
              <w:rPr/>
            </w:pPr>
            <w:r>
              <w:rPr>
                <w:rtl w:val="0"/>
              </w:rPr>
              <w:t xml:space="preserve">Tổng hợp số đơn, doanh thu theo khoảng thời gian, theo phương thức thanh toán và theo nhóm món bán chạy của chi nhánh.</w:t>
            </w:r>
          </w:p>
        </w:tc>
      </w:tr>
      <w:tr>
        <w:trPr>
          <w:cantSplit w:val="1"/>
          <w:tblHeader w:val="0"/>
        </w:trPr>
        <w:tc>
          <w:tcPr>
            <w:vAlign w:val="center"/>
          </w:tcPr>
          <w:p w:rsidR="00000000" w:rsidDel="00000000" w:rsidP="00000000" w:rsidRDefault="00000000" w:rsidRPr="00000000" w14:paraId="00000195">
            <w:pPr>
              <w:spacing w:after="40" w:before="40" w:line="252.00000000000003" w:lineRule="auto"/>
              <w:jc w:val="center"/>
              <w:rPr/>
            </w:pPr>
            <w:r>
              <w:rPr>
                <w:rtl w:val="0"/>
              </w:rPr>
              <w:t xml:space="preserve">13</w:t>
            </w:r>
          </w:p>
        </w:tc>
        <w:tc>
          <w:tcPr>
            <w:vAlign w:val="center"/>
          </w:tcPr>
          <w:p w:rsidR="00000000" w:rsidDel="00000000" w:rsidP="00000000" w:rsidRDefault="00000000" w:rsidRPr="00000000" w14:paraId="00000196">
            <w:pPr>
              <w:spacing w:after="40" w:before="40" w:line="252.00000000000003" w:lineRule="auto"/>
              <w:jc w:val="center"/>
              <w:rPr/>
            </w:pPr>
            <w:r>
              <w:rPr>
                <w:rtl w:val="0"/>
              </w:rPr>
              <w:t xml:space="preserve">Quản lý đánh giá của khách hàng</w:t>
            </w:r>
          </w:p>
        </w:tc>
        <w:tc>
          <w:tcPr>
            <w:vAlign w:val="center"/>
          </w:tcPr>
          <w:p w:rsidR="00000000" w:rsidDel="00000000" w:rsidP="00000000" w:rsidRDefault="00000000" w:rsidRPr="00000000" w14:paraId="00000197">
            <w:pPr>
              <w:spacing w:after="40" w:before="40" w:line="252.00000000000003" w:lineRule="auto"/>
              <w:jc w:val="both"/>
              <w:rPr/>
            </w:pPr>
            <w:r>
              <w:rPr>
                <w:rtl w:val="0"/>
              </w:rPr>
              <w:t xml:space="preserve">Quản lý xem danh sách đánh giá dành cho chi nhánh, xem chi tiết nhận xét và gửi phản hồi tới khách hàng.</w:t>
            </w:r>
          </w:p>
        </w:tc>
      </w:tr>
      <w:tr>
        <w:trPr>
          <w:cantSplit w:val="1"/>
          <w:tblHeader w:val="0"/>
        </w:trPr>
        <w:tc>
          <w:tcPr>
            <w:vAlign w:val="center"/>
          </w:tcPr>
          <w:p w:rsidR="00000000" w:rsidDel="00000000" w:rsidP="00000000" w:rsidRDefault="00000000" w:rsidRPr="00000000" w14:paraId="00000198">
            <w:pPr>
              <w:spacing w:after="40" w:before="40" w:line="252.00000000000003" w:lineRule="auto"/>
              <w:jc w:val="center"/>
              <w:rPr/>
            </w:pPr>
            <w:r>
              <w:rPr>
                <w:rtl w:val="0"/>
              </w:rPr>
              <w:t xml:space="preserve">14</w:t>
            </w:r>
          </w:p>
        </w:tc>
        <w:tc>
          <w:tcPr>
            <w:vAlign w:val="center"/>
          </w:tcPr>
          <w:p w:rsidR="00000000" w:rsidDel="00000000" w:rsidP="00000000" w:rsidRDefault="00000000" w:rsidRPr="00000000" w14:paraId="00000199">
            <w:pPr>
              <w:spacing w:after="40" w:before="40" w:line="252.00000000000003" w:lineRule="auto"/>
              <w:jc w:val="both"/>
              <w:rPr/>
            </w:pPr>
            <w:r>
              <w:rPr>
                <w:rtl w:val="0"/>
              </w:rPr>
              <w:t xml:space="preserve">Quản trị hệ thống và cấp phát tài khoản quản lý</w:t>
            </w:r>
          </w:p>
        </w:tc>
        <w:tc>
          <w:tcPr>
            <w:vAlign w:val="center"/>
          </w:tcPr>
          <w:p w:rsidR="00000000" w:rsidDel="00000000" w:rsidP="00000000" w:rsidRDefault="00000000" w:rsidRPr="00000000" w14:paraId="0000019A">
            <w:pPr>
              <w:spacing w:after="40" w:before="40" w:line="252.00000000000003" w:lineRule="auto"/>
              <w:jc w:val="both"/>
              <w:rPr/>
            </w:pPr>
            <w:r>
              <w:rPr>
                <w:rtl w:val="0"/>
              </w:rPr>
              <w:t xml:space="preserve">Quản trị viên quản lý chi nhánh, tài khoản quản lý, thực đơn gốc, banner, mã giảm giá, cài đặt chung, từ khoá chatbot, tin nhắn liên hệ và theo dõi số liệu toàn chuỗi.</w:t>
            </w:r>
          </w:p>
        </w:tc>
      </w:tr>
    </w:tbl>
    <w:p w:rsidR="00000000" w:rsidDel="00000000" w:rsidP="00000000" w:rsidRDefault="00000000" w:rsidRPr="00000000" w14:paraId="0000019B">
      <w:pPr>
        <w:keepNext w:val="1"/>
        <w:spacing w:before="120" w:lineRule="auto"/>
        <w:jc w:val="both"/>
        <w:rPr>
          <w:b w:val="1"/>
          <w:bCs w:val="1"/>
        </w:rPr>
      </w:pPr>
      <w:r>
        <w:rPr>
          <w:b w:val="1"/>
          <w:bCs w:val="1"/>
          <w:rtl w:val="0"/>
        </w:rPr>
        <w:t xml:space="preserve">b. Mối liên hệ giữa người dùng và chức năng</w:t>
      </w:r>
    </w:p>
    <w:bookmarkStart w:colFirst="0" w:colLast="0" w:name="g0o5gl6hh9ms" w:id="21"/>
    <w:bookmarkEnd w:id="21"/>
    <w:p w:rsidR="00000000" w:rsidDel="00000000" w:rsidP="00000000" w:rsidRDefault="00000000" w:rsidRPr="00000000" w14:paraId="0000019C">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Mối liên hệ giữa người dùng và chức năng.</w:t>
      </w:r>
      <w:r>
        <w:rPr>
          <w:rtl w:val="0"/>
        </w:rPr>
      </w:r>
    </w:p>
    <w:tbl>
      <w:tblPr>
        <w:tblStyle w:val="Table5"/>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4"/>
        <w:gridCol w:w="2835"/>
        <w:gridCol w:w="5102"/>
        <w:tblGridChange w:id="0">
          <w:tblGrid>
            <w:gridCol w:w="1134"/>
            <w:gridCol w:w="2835"/>
            <w:gridCol w:w="5102"/>
          </w:tblGrid>
        </w:tblGridChange>
      </w:tblGrid>
      <w:tr>
        <w:trPr>
          <w:cantSplit w:val="1"/>
          <w:tblHeader w:val="1"/>
        </w:trPr>
        <w:tc>
          <w:tcPr>
            <w:shd w:fill="ededed" w:val="clear"/>
            <w:vAlign w:val="center"/>
          </w:tcPr>
          <w:p w:rsidR="00000000" w:rsidDel="00000000" w:rsidP="00000000" w:rsidRDefault="00000000" w:rsidRPr="00000000" w14:paraId="0000019D">
            <w:pPr>
              <w:keepNext w:val="1"/>
              <w:spacing w:after="40" w:before="40" w:line="252.00000000000003" w:lineRule="auto"/>
              <w:jc w:val="center"/>
              <w:rPr>
                <w:b w:val="1"/>
                <w:bCs w:val="1"/>
              </w:rPr>
            </w:pPr>
            <w:r>
              <w:rPr>
                <w:b w:val="1"/>
                <w:bCs w:val="1"/>
                <w:rtl w:val="0"/>
              </w:rPr>
              <w:t xml:space="preserve">STT</w:t>
            </w:r>
          </w:p>
        </w:tc>
        <w:tc>
          <w:tcPr>
            <w:shd w:fill="ededed" w:val="clear"/>
            <w:vAlign w:val="center"/>
          </w:tcPr>
          <w:p w:rsidR="00000000" w:rsidDel="00000000" w:rsidP="00000000" w:rsidRDefault="00000000" w:rsidRPr="00000000" w14:paraId="0000019E">
            <w:pPr>
              <w:keepNext w:val="1"/>
              <w:spacing w:after="40" w:before="40" w:line="252.00000000000003" w:lineRule="auto"/>
              <w:jc w:val="center"/>
              <w:rPr>
                <w:b w:val="1"/>
                <w:bCs w:val="1"/>
              </w:rPr>
            </w:pPr>
            <w:r>
              <w:rPr>
                <w:b w:val="1"/>
                <w:bCs w:val="1"/>
                <w:rtl w:val="0"/>
              </w:rPr>
              <w:t xml:space="preserve">Tên chức năng</w:t>
            </w:r>
          </w:p>
        </w:tc>
        <w:tc>
          <w:tcPr>
            <w:shd w:fill="ededed" w:val="clear"/>
            <w:vAlign w:val="center"/>
          </w:tcPr>
          <w:p w:rsidR="00000000" w:rsidDel="00000000" w:rsidP="00000000" w:rsidRDefault="00000000" w:rsidRPr="00000000" w14:paraId="0000019F">
            <w:pPr>
              <w:keepNext w:val="1"/>
              <w:spacing w:after="40" w:before="40" w:line="252.00000000000003" w:lineRule="auto"/>
              <w:jc w:val="center"/>
              <w:rPr>
                <w:b w:val="1"/>
                <w:bCs w:val="1"/>
              </w:rPr>
            </w:pPr>
            <w:r>
              <w:rPr>
                <w:b w:val="1"/>
                <w:bCs w:val="1"/>
                <w:rtl w:val="0"/>
              </w:rPr>
              <w:t xml:space="preserve">Người dùng</w:t>
            </w:r>
          </w:p>
        </w:tc>
      </w:tr>
      <w:tr>
        <w:trPr>
          <w:cantSplit w:val="1"/>
          <w:tblHeader w:val="0"/>
        </w:trPr>
        <w:tc>
          <w:tcPr>
            <w:vAlign w:val="center"/>
          </w:tcPr>
          <w:p w:rsidR="00000000" w:rsidDel="00000000" w:rsidP="00000000" w:rsidRDefault="00000000" w:rsidRPr="00000000" w14:paraId="000001A0">
            <w:pPr>
              <w:keepNext w:val="1"/>
              <w:spacing w:after="40" w:before="40" w:line="252.00000000000003" w:lineRule="auto"/>
              <w:jc w:val="center"/>
              <w:rPr/>
            </w:pPr>
            <w:r>
              <w:rPr>
                <w:rtl w:val="0"/>
              </w:rPr>
              <w:t xml:space="preserve">1</w:t>
            </w:r>
          </w:p>
        </w:tc>
        <w:tc>
          <w:tcPr>
            <w:vAlign w:val="center"/>
          </w:tcPr>
          <w:p w:rsidR="00000000" w:rsidDel="00000000" w:rsidP="00000000" w:rsidRDefault="00000000" w:rsidRPr="00000000" w14:paraId="000001A1">
            <w:pPr>
              <w:keepNext w:val="1"/>
              <w:spacing w:after="40" w:before="40" w:line="252.00000000000003" w:lineRule="auto"/>
              <w:jc w:val="center"/>
              <w:rPr/>
            </w:pPr>
            <w:r>
              <w:rPr>
                <w:rtl w:val="0"/>
              </w:rPr>
              <w:t xml:space="preserve">Đăng ký, đăng nhập và đăng xuất</w:t>
            </w:r>
          </w:p>
        </w:tc>
        <w:tc>
          <w:tcPr>
            <w:vAlign w:val="center"/>
          </w:tcPr>
          <w:p w:rsidR="00000000" w:rsidDel="00000000" w:rsidP="00000000" w:rsidRDefault="00000000" w:rsidRPr="00000000" w14:paraId="000001A2">
            <w:pPr>
              <w:keepNext w:val="1"/>
              <w:spacing w:after="40" w:before="40" w:line="252.00000000000003" w:lineRule="auto"/>
              <w:jc w:val="both"/>
              <w:rPr/>
            </w:pPr>
            <w:r>
              <w:rPr>
                <w:rtl w:val="0"/>
              </w:rPr>
              <w:t xml:space="preserve">Khách hàng, Nhân viên, Đầu bếp, Quản lý chi nhánh, Quản trị viên hệ thống</w:t>
            </w:r>
          </w:p>
        </w:tc>
      </w:tr>
      <w:tr>
        <w:trPr>
          <w:cantSplit w:val="1"/>
          <w:tblHeader w:val="0"/>
        </w:trPr>
        <w:tc>
          <w:tcPr>
            <w:vAlign w:val="center"/>
          </w:tcPr>
          <w:p w:rsidR="00000000" w:rsidDel="00000000" w:rsidP="00000000" w:rsidRDefault="00000000" w:rsidRPr="00000000" w14:paraId="000001A3">
            <w:pPr>
              <w:keepNext w:val="1"/>
              <w:spacing w:after="40" w:before="40" w:line="252.00000000000003" w:lineRule="auto"/>
              <w:jc w:val="center"/>
              <w:rPr/>
            </w:pPr>
            <w:r>
              <w:rPr>
                <w:rtl w:val="0"/>
              </w:rPr>
              <w:t xml:space="preserve">2</w:t>
            </w:r>
          </w:p>
        </w:tc>
        <w:tc>
          <w:tcPr>
            <w:vAlign w:val="center"/>
          </w:tcPr>
          <w:p w:rsidR="00000000" w:rsidDel="00000000" w:rsidP="00000000" w:rsidRDefault="00000000" w:rsidRPr="00000000" w14:paraId="000001A4">
            <w:pPr>
              <w:keepNext w:val="1"/>
              <w:spacing w:after="40" w:before="40" w:line="252.00000000000003" w:lineRule="auto"/>
              <w:jc w:val="center"/>
              <w:rPr/>
            </w:pPr>
            <w:r>
              <w:rPr>
                <w:rtl w:val="0"/>
              </w:rPr>
              <w:t xml:space="preserve">Tra cứu thực đơn và đặt hàng</w:t>
            </w:r>
          </w:p>
        </w:tc>
        <w:tc>
          <w:tcPr>
            <w:vAlign w:val="center"/>
          </w:tcPr>
          <w:p w:rsidR="00000000" w:rsidDel="00000000" w:rsidP="00000000" w:rsidRDefault="00000000" w:rsidRPr="00000000" w14:paraId="000001A5">
            <w:pPr>
              <w:keepNext w:val="1"/>
              <w:spacing w:after="40" w:before="40" w:line="252.00000000000003" w:lineRule="auto"/>
              <w:jc w:val="center"/>
              <w:rPr/>
            </w:pPr>
            <w:r>
              <w:rPr>
                <w:rtl w:val="0"/>
              </w:rPr>
              <w:t xml:space="preserve">Khách hàng</w:t>
            </w:r>
          </w:p>
        </w:tc>
      </w:tr>
      <w:tr>
        <w:trPr>
          <w:cantSplit w:val="1"/>
          <w:tblHeader w:val="0"/>
        </w:trPr>
        <w:tc>
          <w:tcPr>
            <w:vAlign w:val="center"/>
          </w:tcPr>
          <w:p w:rsidR="00000000" w:rsidDel="00000000" w:rsidP="00000000" w:rsidRDefault="00000000" w:rsidRPr="00000000" w14:paraId="000001A6">
            <w:pPr>
              <w:keepNext w:val="1"/>
              <w:spacing w:after="40" w:before="40" w:line="252.00000000000003" w:lineRule="auto"/>
              <w:jc w:val="center"/>
              <w:rPr/>
            </w:pPr>
            <w:r>
              <w:rPr>
                <w:rtl w:val="0"/>
              </w:rPr>
              <w:t xml:space="preserve">3</w:t>
            </w:r>
          </w:p>
        </w:tc>
        <w:tc>
          <w:tcPr>
            <w:vAlign w:val="center"/>
          </w:tcPr>
          <w:p w:rsidR="00000000" w:rsidDel="00000000" w:rsidP="00000000" w:rsidRDefault="00000000" w:rsidRPr="00000000" w14:paraId="000001A7">
            <w:pPr>
              <w:keepNext w:val="1"/>
              <w:spacing w:after="40" w:before="40" w:line="252.00000000000003" w:lineRule="auto"/>
              <w:jc w:val="center"/>
              <w:rPr/>
            </w:pPr>
            <w:r>
              <w:rPr>
                <w:rtl w:val="0"/>
              </w:rPr>
              <w:t xml:space="preserve">Thanh toán đơn hàng</w:t>
            </w:r>
          </w:p>
        </w:tc>
        <w:tc>
          <w:tcPr>
            <w:vAlign w:val="center"/>
          </w:tcPr>
          <w:p w:rsidR="00000000" w:rsidDel="00000000" w:rsidP="00000000" w:rsidRDefault="00000000" w:rsidRPr="00000000" w14:paraId="000001A8">
            <w:pPr>
              <w:keepNext w:val="1"/>
              <w:spacing w:after="40" w:before="40" w:line="252.00000000000003" w:lineRule="auto"/>
              <w:jc w:val="center"/>
              <w:rPr/>
            </w:pPr>
            <w:r>
              <w:rPr>
                <w:rtl w:val="0"/>
              </w:rPr>
              <w:t xml:space="preserve">Khách hàng</w:t>
            </w:r>
          </w:p>
        </w:tc>
      </w:tr>
      <w:tr>
        <w:trPr>
          <w:cantSplit w:val="1"/>
          <w:tblHeader w:val="0"/>
        </w:trPr>
        <w:tc>
          <w:tcPr>
            <w:vAlign w:val="center"/>
          </w:tcPr>
          <w:p w:rsidR="00000000" w:rsidDel="00000000" w:rsidP="00000000" w:rsidRDefault="00000000" w:rsidRPr="00000000" w14:paraId="000001A9">
            <w:pPr>
              <w:keepNext w:val="1"/>
              <w:spacing w:after="40" w:before="40" w:line="252.00000000000003" w:lineRule="auto"/>
              <w:jc w:val="center"/>
              <w:rPr/>
            </w:pPr>
            <w:r>
              <w:rPr>
                <w:rtl w:val="0"/>
              </w:rPr>
              <w:t xml:space="preserve">4</w:t>
            </w:r>
          </w:p>
        </w:tc>
        <w:tc>
          <w:tcPr>
            <w:vAlign w:val="center"/>
          </w:tcPr>
          <w:p w:rsidR="00000000" w:rsidDel="00000000" w:rsidP="00000000" w:rsidRDefault="00000000" w:rsidRPr="00000000" w14:paraId="000001AA">
            <w:pPr>
              <w:keepNext w:val="1"/>
              <w:spacing w:after="40" w:before="40" w:line="252.00000000000003" w:lineRule="auto"/>
              <w:jc w:val="both"/>
              <w:rPr/>
            </w:pPr>
            <w:r>
              <w:rPr>
                <w:rtl w:val="0"/>
              </w:rPr>
              <w:t xml:space="preserve">Quản lý hồ sơ và theo dõi đơn hàng</w:t>
            </w:r>
          </w:p>
        </w:tc>
        <w:tc>
          <w:tcPr>
            <w:vAlign w:val="center"/>
          </w:tcPr>
          <w:p w:rsidR="00000000" w:rsidDel="00000000" w:rsidP="00000000" w:rsidRDefault="00000000" w:rsidRPr="00000000" w14:paraId="000001AB">
            <w:pPr>
              <w:keepNext w:val="1"/>
              <w:spacing w:after="40" w:before="40" w:line="252.00000000000003" w:lineRule="auto"/>
              <w:jc w:val="center"/>
              <w:rPr/>
            </w:pPr>
            <w:r>
              <w:rPr>
                <w:rtl w:val="0"/>
              </w:rPr>
              <w:t xml:space="preserve">Khách hàng</w:t>
            </w:r>
          </w:p>
        </w:tc>
      </w:tr>
      <w:tr>
        <w:trPr>
          <w:cantSplit w:val="1"/>
          <w:tblHeader w:val="0"/>
        </w:trPr>
        <w:tc>
          <w:tcPr>
            <w:vAlign w:val="center"/>
          </w:tcPr>
          <w:p w:rsidR="00000000" w:rsidDel="00000000" w:rsidP="00000000" w:rsidRDefault="00000000" w:rsidRPr="00000000" w14:paraId="000001AC">
            <w:pPr>
              <w:keepNext w:val="1"/>
              <w:spacing w:after="40" w:before="40" w:line="252.00000000000003" w:lineRule="auto"/>
              <w:jc w:val="center"/>
              <w:rPr/>
            </w:pPr>
            <w:r>
              <w:rPr>
                <w:rtl w:val="0"/>
              </w:rPr>
              <w:t xml:space="preserve">5</w:t>
            </w:r>
          </w:p>
        </w:tc>
        <w:tc>
          <w:tcPr>
            <w:vAlign w:val="center"/>
          </w:tcPr>
          <w:p w:rsidR="00000000" w:rsidDel="00000000" w:rsidP="00000000" w:rsidRDefault="00000000" w:rsidRPr="00000000" w14:paraId="000001AD">
            <w:pPr>
              <w:keepNext w:val="1"/>
              <w:spacing w:after="40" w:before="40" w:line="252.00000000000003" w:lineRule="auto"/>
              <w:jc w:val="center"/>
              <w:rPr/>
            </w:pPr>
            <w:r>
              <w:rPr>
                <w:rtl w:val="0"/>
              </w:rPr>
              <w:t xml:space="preserve">Đánh giá đơn hàng</w:t>
            </w:r>
          </w:p>
        </w:tc>
        <w:tc>
          <w:tcPr>
            <w:vAlign w:val="center"/>
          </w:tcPr>
          <w:p w:rsidR="00000000" w:rsidDel="00000000" w:rsidP="00000000" w:rsidRDefault="00000000" w:rsidRPr="00000000" w14:paraId="000001AE">
            <w:pPr>
              <w:keepNext w:val="1"/>
              <w:spacing w:after="40" w:before="40" w:line="252.00000000000003" w:lineRule="auto"/>
              <w:jc w:val="center"/>
              <w:rPr/>
            </w:pPr>
            <w:r>
              <w:rPr>
                <w:rtl w:val="0"/>
              </w:rPr>
              <w:t xml:space="preserve">Khách hàng</w:t>
            </w:r>
          </w:p>
        </w:tc>
      </w:tr>
      <w:tr>
        <w:trPr>
          <w:cantSplit w:val="1"/>
          <w:tblHeader w:val="0"/>
        </w:trPr>
        <w:tc>
          <w:tcPr>
            <w:vAlign w:val="center"/>
          </w:tcPr>
          <w:p w:rsidR="00000000" w:rsidDel="00000000" w:rsidP="00000000" w:rsidRDefault="00000000" w:rsidRPr="00000000" w14:paraId="000001AF">
            <w:pPr>
              <w:keepNext w:val="1"/>
              <w:spacing w:after="40" w:before="40" w:line="252.00000000000003" w:lineRule="auto"/>
              <w:jc w:val="center"/>
              <w:rPr/>
            </w:pPr>
            <w:r>
              <w:rPr>
                <w:rtl w:val="0"/>
              </w:rPr>
              <w:t xml:space="preserve">6</w:t>
            </w:r>
          </w:p>
        </w:tc>
        <w:tc>
          <w:tcPr>
            <w:vAlign w:val="center"/>
          </w:tcPr>
          <w:p w:rsidR="00000000" w:rsidDel="00000000" w:rsidP="00000000" w:rsidRDefault="00000000" w:rsidRPr="00000000" w14:paraId="000001B0">
            <w:pPr>
              <w:keepNext w:val="1"/>
              <w:spacing w:after="40" w:before="40" w:line="252.00000000000003" w:lineRule="auto"/>
              <w:jc w:val="center"/>
              <w:rPr/>
            </w:pPr>
            <w:r>
              <w:rPr>
                <w:rtl w:val="0"/>
              </w:rPr>
              <w:t xml:space="preserve">Tư vấn thực đơn bằng trợ lý AI</w:t>
            </w:r>
          </w:p>
        </w:tc>
        <w:tc>
          <w:tcPr>
            <w:vAlign w:val="center"/>
          </w:tcPr>
          <w:p w:rsidR="00000000" w:rsidDel="00000000" w:rsidP="00000000" w:rsidRDefault="00000000" w:rsidRPr="00000000" w14:paraId="000001B1">
            <w:pPr>
              <w:keepNext w:val="1"/>
              <w:spacing w:after="40" w:before="40" w:line="252.00000000000003" w:lineRule="auto"/>
              <w:jc w:val="center"/>
              <w:rPr/>
            </w:pPr>
            <w:r>
              <w:rPr>
                <w:rtl w:val="0"/>
              </w:rPr>
              <w:t xml:space="preserve">Khách hàng</w:t>
            </w:r>
          </w:p>
        </w:tc>
      </w:tr>
      <w:tr>
        <w:trPr>
          <w:cantSplit w:val="1"/>
          <w:tblHeader w:val="0"/>
        </w:trPr>
        <w:tc>
          <w:tcPr>
            <w:vAlign w:val="center"/>
          </w:tcPr>
          <w:p w:rsidR="00000000" w:rsidDel="00000000" w:rsidP="00000000" w:rsidRDefault="00000000" w:rsidRPr="00000000" w14:paraId="000001B2">
            <w:pPr>
              <w:keepNext w:val="1"/>
              <w:spacing w:after="40" w:before="40" w:line="252.00000000000003" w:lineRule="auto"/>
              <w:jc w:val="center"/>
              <w:rPr/>
            </w:pPr>
            <w:r>
              <w:rPr>
                <w:rtl w:val="0"/>
              </w:rPr>
              <w:t xml:space="preserve">7</w:t>
            </w:r>
          </w:p>
        </w:tc>
        <w:tc>
          <w:tcPr>
            <w:vAlign w:val="center"/>
          </w:tcPr>
          <w:p w:rsidR="00000000" w:rsidDel="00000000" w:rsidP="00000000" w:rsidRDefault="00000000" w:rsidRPr="00000000" w14:paraId="000001B3">
            <w:pPr>
              <w:keepNext w:val="1"/>
              <w:spacing w:after="40" w:before="40" w:line="252.00000000000003" w:lineRule="auto"/>
              <w:jc w:val="center"/>
              <w:rPr/>
            </w:pPr>
            <w:r>
              <w:rPr>
                <w:rtl w:val="0"/>
              </w:rPr>
              <w:t xml:space="preserve">Xử lý đơn hàng chi nhánh</w:t>
            </w:r>
          </w:p>
        </w:tc>
        <w:tc>
          <w:tcPr>
            <w:vAlign w:val="center"/>
          </w:tcPr>
          <w:p w:rsidR="00000000" w:rsidDel="00000000" w:rsidP="00000000" w:rsidRDefault="00000000" w:rsidRPr="00000000" w14:paraId="000001B4">
            <w:pPr>
              <w:keepNext w:val="1"/>
              <w:spacing w:after="40" w:before="40" w:line="252.00000000000003" w:lineRule="auto"/>
              <w:jc w:val="center"/>
              <w:rPr/>
            </w:pPr>
            <w:r>
              <w:rPr>
                <w:rtl w:val="0"/>
              </w:rPr>
              <w:t xml:space="preserve">Quản lý chi nhánh</w:t>
            </w:r>
          </w:p>
        </w:tc>
      </w:tr>
      <w:tr>
        <w:trPr>
          <w:cantSplit w:val="1"/>
          <w:tblHeader w:val="0"/>
        </w:trPr>
        <w:tc>
          <w:tcPr>
            <w:vAlign w:val="center"/>
          </w:tcPr>
          <w:p w:rsidR="00000000" w:rsidDel="00000000" w:rsidP="00000000" w:rsidRDefault="00000000" w:rsidRPr="00000000" w14:paraId="000001B5">
            <w:pPr>
              <w:keepNext w:val="1"/>
              <w:spacing w:after="40" w:before="40" w:line="252.00000000000003" w:lineRule="auto"/>
              <w:jc w:val="center"/>
              <w:rPr/>
            </w:pPr>
            <w:r>
              <w:rPr>
                <w:rtl w:val="0"/>
              </w:rPr>
              <w:t xml:space="preserve">8</w:t>
            </w:r>
          </w:p>
        </w:tc>
        <w:tc>
          <w:tcPr>
            <w:vAlign w:val="center"/>
          </w:tcPr>
          <w:p w:rsidR="00000000" w:rsidDel="00000000" w:rsidP="00000000" w:rsidRDefault="00000000" w:rsidRPr="00000000" w14:paraId="000001B6">
            <w:pPr>
              <w:keepNext w:val="1"/>
              <w:spacing w:after="40" w:before="40" w:line="252.00000000000003" w:lineRule="auto"/>
              <w:jc w:val="both"/>
              <w:rPr/>
            </w:pPr>
            <w:r>
              <w:rPr>
                <w:rtl w:val="0"/>
              </w:rPr>
              <w:t xml:space="preserve">Quản lý thực đơn và giá bán chi nhánh</w:t>
            </w:r>
          </w:p>
        </w:tc>
        <w:tc>
          <w:tcPr>
            <w:vAlign w:val="center"/>
          </w:tcPr>
          <w:p w:rsidR="00000000" w:rsidDel="00000000" w:rsidP="00000000" w:rsidRDefault="00000000" w:rsidRPr="00000000" w14:paraId="000001B7">
            <w:pPr>
              <w:keepNext w:val="1"/>
              <w:spacing w:after="40" w:before="40" w:line="252.00000000000003" w:lineRule="auto"/>
              <w:jc w:val="center"/>
              <w:rPr/>
            </w:pPr>
            <w:r>
              <w:rPr>
                <w:rtl w:val="0"/>
              </w:rPr>
              <w:t xml:space="preserve">Quản lý chi nhánh</w:t>
            </w:r>
          </w:p>
        </w:tc>
      </w:tr>
      <w:tr>
        <w:trPr>
          <w:cantSplit w:val="1"/>
          <w:tblHeader w:val="0"/>
        </w:trPr>
        <w:tc>
          <w:tcPr>
            <w:vAlign w:val="center"/>
          </w:tcPr>
          <w:p w:rsidR="00000000" w:rsidDel="00000000" w:rsidP="00000000" w:rsidRDefault="00000000" w:rsidRPr="00000000" w14:paraId="000001B8">
            <w:pPr>
              <w:keepNext w:val="1"/>
              <w:spacing w:after="40" w:before="40" w:line="252.00000000000003" w:lineRule="auto"/>
              <w:jc w:val="center"/>
              <w:rPr/>
            </w:pPr>
            <w:r>
              <w:rPr>
                <w:rtl w:val="0"/>
              </w:rPr>
              <w:t xml:space="preserve">9</w:t>
            </w:r>
          </w:p>
        </w:tc>
        <w:tc>
          <w:tcPr>
            <w:vAlign w:val="center"/>
          </w:tcPr>
          <w:p w:rsidR="00000000" w:rsidDel="00000000" w:rsidP="00000000" w:rsidRDefault="00000000" w:rsidRPr="00000000" w14:paraId="000001B9">
            <w:pPr>
              <w:keepNext w:val="1"/>
              <w:spacing w:after="40" w:before="40" w:line="252.00000000000003" w:lineRule="auto"/>
              <w:jc w:val="center"/>
              <w:rPr/>
            </w:pPr>
            <w:r>
              <w:rPr>
                <w:rtl w:val="0"/>
              </w:rPr>
              <w:t xml:space="preserve">Quản lý nhân sự và ca làm việc</w:t>
            </w:r>
          </w:p>
        </w:tc>
        <w:tc>
          <w:tcPr>
            <w:vAlign w:val="center"/>
          </w:tcPr>
          <w:p w:rsidR="00000000" w:rsidDel="00000000" w:rsidP="00000000" w:rsidRDefault="00000000" w:rsidRPr="00000000" w14:paraId="000001BA">
            <w:pPr>
              <w:keepNext w:val="1"/>
              <w:spacing w:after="40" w:before="40" w:line="252.00000000000003" w:lineRule="auto"/>
              <w:jc w:val="center"/>
              <w:rPr/>
            </w:pPr>
            <w:r>
              <w:rPr>
                <w:rtl w:val="0"/>
              </w:rPr>
              <w:t xml:space="preserve">Quản lý chi nhánh</w:t>
            </w:r>
          </w:p>
        </w:tc>
      </w:tr>
      <w:tr>
        <w:trPr>
          <w:cantSplit w:val="1"/>
          <w:tblHeader w:val="0"/>
        </w:trPr>
        <w:tc>
          <w:tcPr>
            <w:vAlign w:val="center"/>
          </w:tcPr>
          <w:p w:rsidR="00000000" w:rsidDel="00000000" w:rsidP="00000000" w:rsidRDefault="00000000" w:rsidRPr="00000000" w14:paraId="000001BB">
            <w:pPr>
              <w:keepNext w:val="1"/>
              <w:spacing w:after="40" w:before="40" w:line="252.00000000000003" w:lineRule="auto"/>
              <w:jc w:val="center"/>
              <w:rPr/>
            </w:pPr>
            <w:r>
              <w:rPr>
                <w:rtl w:val="0"/>
              </w:rPr>
              <w:t xml:space="preserve">10</w:t>
            </w:r>
          </w:p>
        </w:tc>
        <w:tc>
          <w:tcPr>
            <w:vAlign w:val="center"/>
          </w:tcPr>
          <w:p w:rsidR="00000000" w:rsidDel="00000000" w:rsidP="00000000" w:rsidRDefault="00000000" w:rsidRPr="00000000" w14:paraId="000001BC">
            <w:pPr>
              <w:keepNext w:val="1"/>
              <w:spacing w:after="40" w:before="40" w:line="252.00000000000003" w:lineRule="auto"/>
              <w:jc w:val="center"/>
              <w:rPr/>
            </w:pPr>
            <w:r>
              <w:rPr>
                <w:rtl w:val="0"/>
              </w:rPr>
              <w:t xml:space="preserve">Chấm công bằng nhận diện khuôn mặt</w:t>
            </w:r>
          </w:p>
        </w:tc>
        <w:tc>
          <w:tcPr>
            <w:vAlign w:val="center"/>
          </w:tcPr>
          <w:p w:rsidR="00000000" w:rsidDel="00000000" w:rsidP="00000000" w:rsidRDefault="00000000" w:rsidRPr="00000000" w14:paraId="000001BD">
            <w:pPr>
              <w:keepNext w:val="1"/>
              <w:spacing w:after="40" w:before="40" w:line="252.00000000000003" w:lineRule="auto"/>
              <w:jc w:val="center"/>
              <w:rPr/>
            </w:pPr>
            <w:r>
              <w:rPr>
                <w:rtl w:val="0"/>
              </w:rPr>
              <w:t xml:space="preserve">Nhân viên, Đầu bếp, Quản lý chi nhánh</w:t>
            </w:r>
          </w:p>
        </w:tc>
      </w:tr>
      <w:tr>
        <w:trPr>
          <w:cantSplit w:val="1"/>
          <w:tblHeader w:val="0"/>
        </w:trPr>
        <w:tc>
          <w:tcPr>
            <w:vAlign w:val="center"/>
          </w:tcPr>
          <w:p w:rsidR="00000000" w:rsidDel="00000000" w:rsidP="00000000" w:rsidRDefault="00000000" w:rsidRPr="00000000" w14:paraId="000001BE">
            <w:pPr>
              <w:keepNext w:val="1"/>
              <w:spacing w:after="40" w:before="40" w:line="252.00000000000003" w:lineRule="auto"/>
              <w:jc w:val="center"/>
              <w:rPr/>
            </w:pPr>
            <w:r>
              <w:rPr>
                <w:rtl w:val="0"/>
              </w:rPr>
              <w:t xml:space="preserve">11</w:t>
            </w:r>
          </w:p>
        </w:tc>
        <w:tc>
          <w:tcPr>
            <w:vAlign w:val="center"/>
          </w:tcPr>
          <w:p w:rsidR="00000000" w:rsidDel="00000000" w:rsidP="00000000" w:rsidRDefault="00000000" w:rsidRPr="00000000" w14:paraId="000001BF">
            <w:pPr>
              <w:keepNext w:val="1"/>
              <w:spacing w:after="40" w:before="40" w:line="252.00000000000003" w:lineRule="auto"/>
              <w:jc w:val="center"/>
              <w:rPr/>
            </w:pPr>
            <w:r>
              <w:rPr>
                <w:rtl w:val="0"/>
              </w:rPr>
              <w:t xml:space="preserve">Quản lý bảng lương</w:t>
            </w:r>
          </w:p>
        </w:tc>
        <w:tc>
          <w:tcPr>
            <w:vAlign w:val="center"/>
          </w:tcPr>
          <w:p w:rsidR="00000000" w:rsidDel="00000000" w:rsidP="00000000" w:rsidRDefault="00000000" w:rsidRPr="00000000" w14:paraId="000001C0">
            <w:pPr>
              <w:keepNext w:val="1"/>
              <w:spacing w:after="40" w:before="40" w:line="252.00000000000003" w:lineRule="auto"/>
              <w:jc w:val="center"/>
              <w:rPr/>
            </w:pPr>
            <w:r>
              <w:rPr>
                <w:rtl w:val="0"/>
              </w:rPr>
              <w:t xml:space="preserve">Quản lý chi nhánh</w:t>
            </w:r>
          </w:p>
        </w:tc>
      </w:tr>
      <w:tr>
        <w:trPr>
          <w:cantSplit w:val="1"/>
          <w:tblHeader w:val="0"/>
        </w:trPr>
        <w:tc>
          <w:tcPr>
            <w:vAlign w:val="center"/>
          </w:tcPr>
          <w:p w:rsidR="00000000" w:rsidDel="00000000" w:rsidP="00000000" w:rsidRDefault="00000000" w:rsidRPr="00000000" w14:paraId="000001C1">
            <w:pPr>
              <w:keepNext w:val="1"/>
              <w:spacing w:after="40" w:before="40" w:line="252.00000000000003" w:lineRule="auto"/>
              <w:jc w:val="center"/>
              <w:rPr/>
            </w:pPr>
            <w:r>
              <w:rPr>
                <w:rtl w:val="0"/>
              </w:rPr>
              <w:t xml:space="preserve">12</w:t>
            </w:r>
          </w:p>
        </w:tc>
        <w:tc>
          <w:tcPr>
            <w:vAlign w:val="center"/>
          </w:tcPr>
          <w:p w:rsidR="00000000" w:rsidDel="00000000" w:rsidP="00000000" w:rsidRDefault="00000000" w:rsidRPr="00000000" w14:paraId="000001C2">
            <w:pPr>
              <w:keepNext w:val="1"/>
              <w:spacing w:after="40" w:before="40" w:line="252.00000000000003" w:lineRule="auto"/>
              <w:jc w:val="center"/>
              <w:rPr/>
            </w:pPr>
            <w:r>
              <w:rPr>
                <w:rtl w:val="0"/>
              </w:rPr>
              <w:t xml:space="preserve">Báo cáo doanh thu</w:t>
            </w:r>
          </w:p>
        </w:tc>
        <w:tc>
          <w:tcPr>
            <w:vAlign w:val="center"/>
          </w:tcPr>
          <w:p w:rsidR="00000000" w:rsidDel="00000000" w:rsidP="00000000" w:rsidRDefault="00000000" w:rsidRPr="00000000" w14:paraId="000001C3">
            <w:pPr>
              <w:keepNext w:val="1"/>
              <w:spacing w:after="40" w:before="40" w:line="252.00000000000003" w:lineRule="auto"/>
              <w:jc w:val="center"/>
              <w:rPr/>
            </w:pPr>
            <w:r>
              <w:rPr>
                <w:rtl w:val="0"/>
              </w:rPr>
              <w:t xml:space="preserve">Quản lý chi nhánh</w:t>
            </w:r>
          </w:p>
        </w:tc>
      </w:tr>
      <w:tr>
        <w:trPr>
          <w:cantSplit w:val="1"/>
          <w:tblHeader w:val="0"/>
        </w:trPr>
        <w:tc>
          <w:tcPr>
            <w:vAlign w:val="center"/>
          </w:tcPr>
          <w:p w:rsidR="00000000" w:rsidDel="00000000" w:rsidP="00000000" w:rsidRDefault="00000000" w:rsidRPr="00000000" w14:paraId="000001C4">
            <w:pPr>
              <w:keepNext w:val="1"/>
              <w:spacing w:after="40" w:before="40" w:line="252.00000000000003" w:lineRule="auto"/>
              <w:jc w:val="center"/>
              <w:rPr/>
            </w:pPr>
            <w:r>
              <w:rPr>
                <w:rtl w:val="0"/>
              </w:rPr>
              <w:t xml:space="preserve">13</w:t>
            </w:r>
          </w:p>
        </w:tc>
        <w:tc>
          <w:tcPr>
            <w:vAlign w:val="center"/>
          </w:tcPr>
          <w:p w:rsidR="00000000" w:rsidDel="00000000" w:rsidP="00000000" w:rsidRDefault="00000000" w:rsidRPr="00000000" w14:paraId="000001C5">
            <w:pPr>
              <w:keepNext w:val="1"/>
              <w:spacing w:after="40" w:before="40" w:line="252.00000000000003" w:lineRule="auto"/>
              <w:jc w:val="center"/>
              <w:rPr/>
            </w:pPr>
            <w:r>
              <w:rPr>
                <w:rtl w:val="0"/>
              </w:rPr>
              <w:t xml:space="preserve">Quản lý đánh giá của khách hàng</w:t>
            </w:r>
          </w:p>
        </w:tc>
        <w:tc>
          <w:tcPr>
            <w:vAlign w:val="center"/>
          </w:tcPr>
          <w:p w:rsidR="00000000" w:rsidDel="00000000" w:rsidP="00000000" w:rsidRDefault="00000000" w:rsidRPr="00000000" w14:paraId="000001C6">
            <w:pPr>
              <w:keepNext w:val="1"/>
              <w:spacing w:after="40" w:before="40" w:line="252.00000000000003" w:lineRule="auto"/>
              <w:jc w:val="center"/>
              <w:rPr/>
            </w:pPr>
            <w:r>
              <w:rPr>
                <w:rtl w:val="0"/>
              </w:rPr>
              <w:t xml:space="preserve">Quản lý chi nhánh</w:t>
            </w:r>
          </w:p>
        </w:tc>
      </w:tr>
      <w:tr>
        <w:trPr>
          <w:cantSplit w:val="1"/>
          <w:tblHeader w:val="0"/>
        </w:trPr>
        <w:tc>
          <w:tcPr>
            <w:vAlign w:val="center"/>
          </w:tcPr>
          <w:p w:rsidR="00000000" w:rsidDel="00000000" w:rsidP="00000000" w:rsidRDefault="00000000" w:rsidRPr="00000000" w14:paraId="000001C7">
            <w:pPr>
              <w:spacing w:after="40" w:before="40" w:line="252.00000000000003" w:lineRule="auto"/>
              <w:jc w:val="center"/>
              <w:rPr/>
            </w:pPr>
            <w:r>
              <w:rPr>
                <w:rtl w:val="0"/>
              </w:rPr>
              <w:t xml:space="preserve">14</w:t>
            </w:r>
          </w:p>
        </w:tc>
        <w:tc>
          <w:tcPr>
            <w:vAlign w:val="center"/>
          </w:tcPr>
          <w:p w:rsidR="00000000" w:rsidDel="00000000" w:rsidP="00000000" w:rsidRDefault="00000000" w:rsidRPr="00000000" w14:paraId="000001C8">
            <w:pPr>
              <w:spacing w:after="40" w:before="40" w:line="252.00000000000003" w:lineRule="auto"/>
              <w:jc w:val="both"/>
              <w:rPr/>
            </w:pPr>
            <w:r>
              <w:rPr>
                <w:rtl w:val="0"/>
              </w:rPr>
              <w:t xml:space="preserve">Quản trị hệ thống và cấp phát tài khoản quản lý</w:t>
            </w:r>
          </w:p>
        </w:tc>
        <w:tc>
          <w:tcPr>
            <w:vAlign w:val="center"/>
          </w:tcPr>
          <w:p w:rsidR="00000000" w:rsidDel="00000000" w:rsidP="00000000" w:rsidRDefault="00000000" w:rsidRPr="00000000" w14:paraId="000001C9">
            <w:pPr>
              <w:spacing w:after="40" w:before="40" w:line="252.00000000000003" w:lineRule="auto"/>
              <w:jc w:val="center"/>
              <w:rPr/>
            </w:pPr>
            <w:r>
              <w:rPr>
                <w:rtl w:val="0"/>
              </w:rPr>
              <w:t xml:space="preserve">Quản trị viên hệ thống</w:t>
            </w:r>
          </w:p>
        </w:tc>
      </w:tr>
    </w:tbl>
    <w:p w:rsidR="00000000" w:rsidDel="00000000" w:rsidP="00000000" w:rsidRDefault="00000000" w:rsidRPr="00000000" w14:paraId="000001CA">
      <w:pPr>
        <w:keepNext w:val="1"/>
        <w:spacing w:before="120" w:lineRule="auto"/>
        <w:jc w:val="both"/>
        <w:rPr>
          <w:b w:val="1"/>
          <w:bCs w:val="1"/>
        </w:rPr>
      </w:pPr>
      <w:r>
        <w:rPr>
          <w:b w:val="1"/>
          <w:bCs w:val="1"/>
          <w:rtl w:val="0"/>
        </w:rPr>
        <w:t xml:space="preserve">c. Các yêu cầu chức năng của hệ thống</w:t>
      </w:r>
    </w:p>
    <w:p w:rsidR="00000000" w:rsidDel="00000000" w:rsidP="00000000" w:rsidRDefault="00000000" w:rsidRPr="00000000" w14:paraId="000001CB">
      <w:pPr>
        <w:ind w:firstLine="425"/>
        <w:jc w:val="both"/>
        <w:rPr/>
      </w:pPr>
      <w:r>
        <w:rPr>
          <w:rtl w:val="0"/>
        </w:rPr>
        <w:t xml:space="preserve">Dưới đây là sự phân rã chi tiết cho từng chức năng cốt lõi, tập trung vào bốn khía cạnh: Lưu trữ, Tìm kiếm, Thống kê - kết xuất và Tính toán - xử lý.</w:t>
      </w:r>
    </w:p>
    <w:p w:rsidR="00000000" w:rsidDel="00000000" w:rsidP="00000000" w:rsidRDefault="00000000" w:rsidRPr="00000000" w14:paraId="000001CC">
      <w:pPr>
        <w:keepNext w:val="1"/>
        <w:spacing w:before="120" w:lineRule="auto"/>
        <w:jc w:val="both"/>
        <w:rPr>
          <w:b w:val="1"/>
          <w:bCs w:val="1"/>
        </w:rPr>
      </w:pPr>
      <w:r>
        <w:rPr>
          <w:b w:val="1"/>
          <w:bCs w:val="1"/>
          <w:rtl w:val="0"/>
        </w:rPr>
        <w:t xml:space="preserve">- Đăng ký, đăng nhập và đăng xuất</w:t>
      </w:r>
    </w:p>
    <w:p w:rsidR="00000000" w:rsidDel="00000000" w:rsidP="00000000" w:rsidRDefault="00000000" w:rsidRPr="00000000" w14:paraId="000001CD">
      <w:pPr>
        <w:ind w:left="283" w:firstLine="0"/>
        <w:jc w:val="both"/>
        <w:rPr/>
      </w:pPr>
      <w:r>
        <w:rPr>
          <w:rtl w:val="0"/>
        </w:rPr>
        <w:t xml:space="preserve">+ Lưu trữ: Thông tin tài khoản gồm họ tên, số điện thoại, hộp thư điện tử, mật khẩu đã mã hoá, vai trò và chi nhánh trực thuộc đối với nhân sự.</w:t>
      </w:r>
    </w:p>
    <w:p w:rsidR="00000000" w:rsidDel="00000000" w:rsidP="00000000" w:rsidRDefault="00000000" w:rsidRPr="00000000" w14:paraId="000001CE">
      <w:pPr>
        <w:ind w:left="283" w:firstLine="0"/>
        <w:jc w:val="both"/>
        <w:rPr/>
      </w:pPr>
      <w:r>
        <w:rPr>
          <w:rtl w:val="0"/>
        </w:rPr>
        <w:t xml:space="preserve">+ Tìm kiếm: Đối chiếu số điện thoại hoặc hộp thư để phát hiện tài khoản trùng khi đăng ký; truy vấn tài khoản tương ứng khi xác thực đăng nhập.</w:t>
      </w:r>
    </w:p>
    <w:p w:rsidR="00000000" w:rsidDel="00000000" w:rsidP="00000000" w:rsidRDefault="00000000" w:rsidRPr="00000000" w14:paraId="000001CF">
      <w:pPr>
        <w:ind w:left="283" w:firstLine="0"/>
        <w:jc w:val="both"/>
        <w:rPr/>
      </w:pPr>
      <w:r>
        <w:rPr>
          <w:rtl w:val="0"/>
        </w:rPr>
        <w:t xml:space="preserve">+ Thống kê, kết xuất: Không.</w:t>
      </w:r>
    </w:p>
    <w:p w:rsidR="00000000" w:rsidDel="00000000" w:rsidP="00000000" w:rsidRDefault="00000000" w:rsidRPr="00000000" w14:paraId="000001D0">
      <w:pPr>
        <w:ind w:left="283" w:firstLine="0"/>
        <w:jc w:val="both"/>
        <w:rPr/>
      </w:pPr>
      <w:r>
        <w:rPr>
          <w:rtl w:val="0"/>
        </w:rPr>
        <w:t xml:space="preserve">+ Tính toán, xử lý: Mã hoá mật khẩu trước khi lưu, kiểm tra trạng thái khoá của tài khoản và điều hướng người dùng theo vai trò sau khi xác thực.</w:t>
      </w:r>
    </w:p>
    <w:p w:rsidR="00000000" w:rsidDel="00000000" w:rsidP="00000000" w:rsidRDefault="00000000" w:rsidRPr="00000000" w14:paraId="000001D1">
      <w:pPr>
        <w:keepNext w:val="1"/>
        <w:spacing w:before="120" w:lineRule="auto"/>
        <w:jc w:val="both"/>
        <w:rPr>
          <w:b w:val="1"/>
          <w:bCs w:val="1"/>
        </w:rPr>
      </w:pPr>
      <w:r>
        <w:rPr>
          <w:b w:val="1"/>
          <w:bCs w:val="1"/>
          <w:rtl w:val="0"/>
        </w:rPr>
        <w:t xml:space="preserve">- Tra cứu thực đơn và đặt hàng</w:t>
      </w:r>
    </w:p>
    <w:p w:rsidR="00000000" w:rsidDel="00000000" w:rsidP="00000000" w:rsidRDefault="00000000" w:rsidRPr="00000000" w14:paraId="000001D2">
      <w:pPr>
        <w:ind w:left="283" w:firstLine="0"/>
        <w:jc w:val="both"/>
        <w:rPr/>
      </w:pPr>
      <w:r>
        <w:rPr>
          <w:rtl w:val="0"/>
        </w:rPr>
        <w:t xml:space="preserve">+ Lưu trữ: Giỏ hàng tạm thời theo phiên và đơn hàng chính thức, gồm chi nhánh phục vụ, danh sách món, số lượng, đơn giá tại thời điểm đặt, hình thức nhận hàng, tốc độ giao, phí giao hàng và bản sao địa chỉ nhận hàng.</w:t>
      </w:r>
    </w:p>
    <w:p w:rsidR="00000000" w:rsidDel="00000000" w:rsidP="00000000" w:rsidRDefault="00000000" w:rsidRPr="00000000" w14:paraId="000001D3">
      <w:pPr>
        <w:ind w:left="283" w:firstLine="0"/>
        <w:jc w:val="both"/>
        <w:rPr/>
      </w:pPr>
      <w:r>
        <w:rPr>
          <w:rtl w:val="0"/>
        </w:rPr>
        <w:t xml:space="preserve">+ Tìm kiếm: Tìm món theo tên, lọc theo danh mục, tra cứu giá bán và tình trạng còn món theo chi nhánh đã chọn.</w:t>
      </w:r>
    </w:p>
    <w:p w:rsidR="00000000" w:rsidDel="00000000" w:rsidP="00000000" w:rsidRDefault="00000000" w:rsidRPr="00000000" w14:paraId="000001D4">
      <w:pPr>
        <w:ind w:left="283" w:firstLine="0"/>
        <w:jc w:val="both"/>
        <w:rPr/>
      </w:pPr>
      <w:r>
        <w:rPr>
          <w:rtl w:val="0"/>
        </w:rPr>
        <w:t xml:space="preserve">+ Thống kê, kết xuất: Không.</w:t>
      </w:r>
    </w:p>
    <w:p w:rsidR="00000000" w:rsidDel="00000000" w:rsidP="00000000" w:rsidRDefault="00000000" w:rsidRPr="00000000" w14:paraId="000001D5">
      <w:pPr>
        <w:ind w:left="283" w:firstLine="0"/>
        <w:jc w:val="both"/>
        <w:rPr/>
      </w:pPr>
      <w:r>
        <w:rPr>
          <w:rtl w:val="0"/>
        </w:rPr>
        <w:t xml:space="preserve">+ Tính toán, xử lý: Kiểm tra lại giá và tình trạng món với cơ sở dữ liệu; tính tiền món, phí giao hàng, số tiền giảm và tổng tiền; sinh mã đơn; tạo đơn, ghi lượt dùng mã và nhật ký trạng thái đầu tiên trong cùng một giao dịch.</w:t>
      </w:r>
    </w:p>
    <w:p w:rsidR="00000000" w:rsidDel="00000000" w:rsidP="00000000" w:rsidRDefault="00000000" w:rsidRPr="00000000" w14:paraId="000001D6">
      <w:pPr>
        <w:keepNext w:val="1"/>
        <w:spacing w:before="120" w:lineRule="auto"/>
        <w:jc w:val="both"/>
        <w:rPr>
          <w:b w:val="1"/>
          <w:bCs w:val="1"/>
        </w:rPr>
      </w:pPr>
      <w:r>
        <w:rPr>
          <w:b w:val="1"/>
          <w:bCs w:val="1"/>
          <w:rtl w:val="0"/>
        </w:rPr>
        <w:t xml:space="preserve">- Thanh toán đơn hàng</w:t>
      </w:r>
    </w:p>
    <w:p w:rsidR="00000000" w:rsidDel="00000000" w:rsidP="00000000" w:rsidRDefault="00000000" w:rsidRPr="00000000" w14:paraId="000001D7">
      <w:pPr>
        <w:ind w:left="283" w:firstLine="0"/>
        <w:jc w:val="both"/>
        <w:rPr/>
      </w:pPr>
      <w:r>
        <w:rPr>
          <w:rtl w:val="0"/>
        </w:rPr>
        <w:t xml:space="preserve">+ Lưu trữ: Phương thức thanh toán và trạng thái thanh toán gắn với đơn hàng.</w:t>
      </w:r>
    </w:p>
    <w:p w:rsidR="00000000" w:rsidDel="00000000" w:rsidP="00000000" w:rsidRDefault="00000000" w:rsidRPr="00000000" w14:paraId="000001D8">
      <w:pPr>
        <w:ind w:left="283" w:firstLine="0"/>
        <w:jc w:val="both"/>
        <w:rPr/>
      </w:pPr>
      <w:r>
        <w:rPr>
          <w:rtl w:val="0"/>
        </w:rPr>
        <w:t xml:space="preserve">+ Tìm kiếm: Tra cứu đơn cần thanh toán theo mã đơn.</w:t>
      </w:r>
    </w:p>
    <w:p w:rsidR="00000000" w:rsidDel="00000000" w:rsidP="00000000" w:rsidRDefault="00000000" w:rsidRPr="00000000" w14:paraId="000001D9">
      <w:pPr>
        <w:ind w:left="283" w:firstLine="0"/>
        <w:jc w:val="both"/>
        <w:rPr/>
      </w:pPr>
      <w:r>
        <w:rPr>
          <w:rtl w:val="0"/>
        </w:rPr>
        <w:t xml:space="preserve">+ Thống kê, kết xuất: Cung cấp số liệu cho báo cáo doanh thu phân theo phương thức thanh toán.</w:t>
      </w:r>
    </w:p>
    <w:p w:rsidR="00000000" w:rsidDel="00000000" w:rsidP="00000000" w:rsidRDefault="00000000" w:rsidRPr="00000000" w14:paraId="000001DA">
      <w:pPr>
        <w:ind w:left="283" w:firstLine="0"/>
        <w:jc w:val="both"/>
        <w:rPr/>
      </w:pPr>
      <w:r>
        <w:rPr>
          <w:rtl w:val="0"/>
        </w:rPr>
        <w:t xml:space="preserve">+ Tính toán, xử lý: Tự động chuyển trạng thái thanh toán của đơn tiền mặt sang đã thanh toán </w:t>
      </w:r>
      <w:del w:id="9009" w:author="Claude" w:date="2026-10-24T12:00:00Z">
        <w:r>
          <w:rPr>
            <w:rtl w:val="0"/>
          </w:rPr>
          <w:delText xml:space="preserve">khi đơn hoàn thành.</w:delText>
        </w:r>
      </w:del>
      <w:ins w:id="9010" w:author="Claude" w:date="2026-10-24T12:00:00Z">
        <w:r>
          <w:rPr>
            <w:rtl w:val="0"/>
          </w:rPr>
          <w:t xml:space="preserve">khi đơn hoàn thành; với đơn chuyển khoản, quản lý xác nhận đã nhận tiền.</w:t>
        </w:r>
      </w:ins>
    </w:p>
    <w:p w:rsidR="00000000" w:rsidDel="00000000" w:rsidP="00000000" w:rsidRDefault="00000000" w:rsidRPr="00000000" w14:paraId="000001DB">
      <w:pPr>
        <w:keepNext w:val="1"/>
        <w:spacing w:before="120" w:lineRule="auto"/>
        <w:jc w:val="both"/>
        <w:rPr>
          <w:b w:val="1"/>
          <w:bCs w:val="1"/>
        </w:rPr>
      </w:pPr>
      <w:r>
        <w:rPr>
          <w:b w:val="1"/>
          <w:bCs w:val="1"/>
          <w:rtl w:val="0"/>
        </w:rPr>
        <w:t xml:space="preserve">- Quản lý hồ sơ và theo dõi đơn hàng</w:t>
      </w:r>
    </w:p>
    <w:p w:rsidR="00000000" w:rsidDel="00000000" w:rsidP="00000000" w:rsidRDefault="00000000" w:rsidRPr="00000000" w14:paraId="000001DC">
      <w:pPr>
        <w:ind w:left="283" w:firstLine="0"/>
        <w:jc w:val="both"/>
        <w:rPr/>
      </w:pPr>
      <w:r>
        <w:rPr>
          <w:rtl w:val="0"/>
        </w:rPr>
        <w:t xml:space="preserve">+ Lưu trữ: Thông tin hồ sơ, danh sách địa chỉ giao hàng, danh sách món yêu thích và mã giảm giá mà khách hàng đang sở hữu.</w:t>
      </w:r>
    </w:p>
    <w:p w:rsidR="00000000" w:rsidDel="00000000" w:rsidP="00000000" w:rsidRDefault="00000000" w:rsidRPr="00000000" w14:paraId="000001DD">
      <w:pPr>
        <w:ind w:left="283" w:firstLine="0"/>
        <w:jc w:val="both"/>
        <w:rPr/>
      </w:pPr>
      <w:r>
        <w:rPr>
          <w:rtl w:val="0"/>
        </w:rPr>
        <w:t xml:space="preserve">+ Tìm kiếm: Tra cứu đơn hàng của khách theo trạng thái hoặc theo thời điểm đặt.</w:t>
      </w:r>
    </w:p>
    <w:p w:rsidR="00000000" w:rsidDel="00000000" w:rsidP="00000000" w:rsidRDefault="00000000" w:rsidRPr="00000000" w14:paraId="000001DE">
      <w:pPr>
        <w:ind w:left="283" w:firstLine="0"/>
        <w:jc w:val="both"/>
        <w:rPr/>
      </w:pPr>
      <w:r>
        <w:rPr>
          <w:rtl w:val="0"/>
        </w:rPr>
        <w:t xml:space="preserve">+ Thống kê, kết xuất: Không.</w:t>
      </w:r>
    </w:p>
    <w:p w:rsidR="00000000" w:rsidDel="00000000" w:rsidP="00000000" w:rsidRDefault="00000000" w:rsidRPr="00000000" w14:paraId="000001DF">
      <w:pPr>
        <w:ind w:left="283" w:firstLine="0"/>
        <w:jc w:val="both"/>
        <w:rPr/>
      </w:pPr>
      <w:r>
        <w:rPr>
          <w:rtl w:val="0"/>
        </w:rPr>
        <w:t xml:space="preserve">+ Tính toán, xử lý: Kiểm tra tính hợp lệ của dữ liệu hồ sơ; xác định địa chỉ mặc định khi khách có nhiều địa chỉ.</w:t>
      </w:r>
    </w:p>
    <w:p w:rsidR="00000000" w:rsidDel="00000000" w:rsidP="00000000" w:rsidRDefault="00000000" w:rsidRPr="00000000" w14:paraId="000001E0">
      <w:pPr>
        <w:keepNext w:val="1"/>
        <w:spacing w:before="120" w:lineRule="auto"/>
        <w:jc w:val="both"/>
        <w:rPr>
          <w:b w:val="1"/>
          <w:bCs w:val="1"/>
        </w:rPr>
      </w:pPr>
      <w:r>
        <w:rPr>
          <w:b w:val="1"/>
          <w:bCs w:val="1"/>
          <w:rtl w:val="0"/>
        </w:rPr>
        <w:t xml:space="preserve">- Đánh giá đơn hàng</w:t>
      </w:r>
    </w:p>
    <w:p w:rsidR="00000000" w:rsidDel="00000000" w:rsidP="00000000" w:rsidRDefault="00000000" w:rsidRPr="00000000" w14:paraId="000001E1">
      <w:pPr>
        <w:ind w:left="283" w:firstLine="0"/>
        <w:jc w:val="both"/>
        <w:rPr/>
      </w:pPr>
      <w:r>
        <w:rPr>
          <w:rtl w:val="0"/>
        </w:rPr>
        <w:t xml:space="preserve">+ Lưu trữ: Số sao cho đơn hàng, số sao cho khâu giao hàng, nội dung nhận xét và thời điểm gửi, gắn với đúng một đơn hàng.</w:t>
      </w:r>
    </w:p>
    <w:p w:rsidR="00000000" w:rsidDel="00000000" w:rsidP="00000000" w:rsidRDefault="00000000" w:rsidRPr="00000000" w14:paraId="000001E2">
      <w:pPr>
        <w:ind w:left="283" w:firstLine="0"/>
        <w:jc w:val="both"/>
        <w:rPr/>
      </w:pPr>
      <w:r>
        <w:rPr>
          <w:rtl w:val="0"/>
        </w:rPr>
        <w:t xml:space="preserve">+ Tìm kiếm: Kiểm tra đơn hàng đã được đánh giá hay chưa.</w:t>
      </w:r>
    </w:p>
    <w:p w:rsidR="00000000" w:rsidDel="00000000" w:rsidP="00000000" w:rsidRDefault="00000000" w:rsidRPr="00000000" w14:paraId="000001E3">
      <w:pPr>
        <w:ind w:left="283" w:firstLine="0"/>
        <w:jc w:val="both"/>
        <w:rPr/>
      </w:pPr>
      <w:r>
        <w:rPr>
          <w:rtl w:val="0"/>
        </w:rPr>
        <w:t xml:space="preserve">+ Thống kê, kết xuất: Cung cấp dữ liệu cho báo cáo đánh giá của chi nhánh.</w:t>
      </w:r>
    </w:p>
    <w:p w:rsidR="00000000" w:rsidDel="00000000" w:rsidP="00000000" w:rsidRDefault="00000000" w:rsidRPr="00000000" w14:paraId="000001E4">
      <w:pPr>
        <w:ind w:left="283" w:firstLine="0"/>
        <w:jc w:val="both"/>
        <w:rPr/>
      </w:pPr>
      <w:r>
        <w:rPr>
          <w:rtl w:val="0"/>
        </w:rPr>
        <w:t xml:space="preserve">+ Tính toán, xử lý: Ràng buộc mỗi đơn chỉ nhận một đánh giá và chỉ nhận khi đơn đã hoàn thành.</w:t>
      </w:r>
    </w:p>
    <w:p w:rsidR="00000000" w:rsidDel="00000000" w:rsidP="00000000" w:rsidRDefault="00000000" w:rsidRPr="00000000" w14:paraId="000001E5">
      <w:pPr>
        <w:keepNext w:val="1"/>
        <w:spacing w:before="120" w:lineRule="auto"/>
        <w:jc w:val="both"/>
        <w:rPr>
          <w:b w:val="1"/>
          <w:bCs w:val="1"/>
        </w:rPr>
      </w:pPr>
      <w:r>
        <w:rPr>
          <w:b w:val="1"/>
          <w:bCs w:val="1"/>
          <w:rtl w:val="0"/>
        </w:rPr>
        <w:t xml:space="preserve">- Tư vấn thực đơn bằng trợ lý AI</w:t>
      </w:r>
    </w:p>
    <w:p w:rsidR="00000000" w:rsidDel="00000000" w:rsidP="00000000" w:rsidRDefault="00000000" w:rsidRPr="00000000" w14:paraId="000001E6">
      <w:pPr>
        <w:ind w:left="283" w:firstLine="0"/>
        <w:jc w:val="both"/>
        <w:rPr/>
      </w:pPr>
      <w:r>
        <w:rPr>
          <w:rtl w:val="0"/>
        </w:rPr>
        <w:t xml:space="preserve">+ Lưu trữ: Phiên hội thoại của từng khách hàng và bộ từ khoá trả lời nhanh do quản trị viên soạn.</w:t>
      </w:r>
    </w:p>
    <w:p w:rsidR="00000000" w:rsidDel="00000000" w:rsidP="00000000" w:rsidRDefault="00000000" w:rsidRPr="00000000" w14:paraId="000001E7">
      <w:pPr>
        <w:ind w:left="283" w:firstLine="0"/>
        <w:jc w:val="both"/>
        <w:rPr/>
      </w:pPr>
      <w:r>
        <w:rPr>
          <w:rtl w:val="0"/>
        </w:rPr>
        <w:t xml:space="preserve">+ Tìm kiếm: Đối chiếu câu hỏi với bộ từ khoá; lấy danh sách món, giá đang bán tại chi nhánh khách đã chọn.</w:t>
      </w:r>
    </w:p>
    <w:p w:rsidR="00000000" w:rsidDel="00000000" w:rsidP="00000000" w:rsidRDefault="00000000" w:rsidRPr="00000000" w14:paraId="000001E8">
      <w:pPr>
        <w:ind w:left="283" w:firstLine="0"/>
        <w:jc w:val="both"/>
        <w:rPr/>
      </w:pPr>
      <w:r>
        <w:rPr>
          <w:rtl w:val="0"/>
        </w:rPr>
        <w:t xml:space="preserve">+ Thống kê, kết xuất: Không.</w:t>
      </w:r>
    </w:p>
    <w:p w:rsidR="00000000" w:rsidDel="00000000" w:rsidP="00000000" w:rsidRDefault="00000000" w:rsidRPr="00000000" w14:paraId="000001E9">
      <w:pPr>
        <w:ind w:left="283" w:firstLine="0"/>
        <w:jc w:val="both"/>
        <w:rPr/>
      </w:pPr>
      <w:r>
        <w:rPr>
          <w:rtl w:val="0"/>
        </w:rPr>
        <w:t xml:space="preserve">+ Tính toán, xử lý: Trả lời theo từ khoá nếu khớp, ngược lại gửi câu hỏi kèm thực đơn tới Google Gemini; giới hạn tối đa 10 tin nhắn mỗi phút cho mỗi khách.</w:t>
      </w:r>
    </w:p>
    <w:p w:rsidR="00000000" w:rsidDel="00000000" w:rsidP="00000000" w:rsidRDefault="00000000" w:rsidRPr="00000000" w14:paraId="000001EA">
      <w:pPr>
        <w:keepNext w:val="1"/>
        <w:spacing w:before="120" w:lineRule="auto"/>
        <w:jc w:val="both"/>
        <w:rPr>
          <w:b w:val="1"/>
          <w:bCs w:val="1"/>
        </w:rPr>
      </w:pPr>
      <w:r>
        <w:rPr>
          <w:b w:val="1"/>
          <w:bCs w:val="1"/>
          <w:rtl w:val="0"/>
        </w:rPr>
        <w:t xml:space="preserve">- Xử lý đơn hàng chi nhánh</w:t>
      </w:r>
    </w:p>
    <w:p w:rsidR="00000000" w:rsidDel="00000000" w:rsidP="00000000" w:rsidRDefault="00000000" w:rsidRPr="00000000" w14:paraId="000001EB">
      <w:pPr>
        <w:ind w:left="283" w:firstLine="0"/>
        <w:jc w:val="both"/>
        <w:rPr/>
      </w:pPr>
      <w:r>
        <w:rPr>
          <w:rtl w:val="0"/>
        </w:rPr>
        <w:t xml:space="preserve">+ Lưu trữ: Trạng thái hiện tại của đơn và nhật ký chuyển trạng thái gồm người thực hiện, trạng thái trước, trạng thái sau, thời điểm và ghi chú.</w:t>
      </w:r>
    </w:p>
    <w:p w:rsidR="00000000" w:rsidDel="00000000" w:rsidP="00000000" w:rsidRDefault="00000000" w:rsidRPr="00000000" w14:paraId="000001EC">
      <w:pPr>
        <w:ind w:left="283" w:firstLine="0"/>
        <w:jc w:val="both"/>
        <w:rPr/>
      </w:pPr>
      <w:r>
        <w:rPr>
          <w:rtl w:val="0"/>
        </w:rPr>
        <w:t xml:space="preserve">+ Tìm kiếm: Tra cứu đơn theo mã đơn, theo trạng thái, theo hình thức nhận hàng hoặc theo khoảng thời gian.</w:t>
      </w:r>
    </w:p>
    <w:p w:rsidR="00000000" w:rsidDel="00000000" w:rsidP="00000000" w:rsidRDefault="00000000" w:rsidRPr="00000000" w14:paraId="000001ED">
      <w:pPr>
        <w:ind w:left="283" w:firstLine="0"/>
        <w:jc w:val="both"/>
        <w:rPr/>
      </w:pPr>
      <w:r>
        <w:rPr>
          <w:rtl w:val="0"/>
        </w:rPr>
        <w:t xml:space="preserve">+ Thống kê, kết xuất: Đếm số đơn đang tồn ở mỗi trạng thái và tính doanh thu hiển thị trên màn hình tổng quan.</w:t>
      </w:r>
    </w:p>
    <w:p w:rsidR="00000000" w:rsidDel="00000000" w:rsidP="00000000" w:rsidRDefault="00000000" w:rsidRPr="00000000" w14:paraId="000001EE">
      <w:pPr>
        <w:ind w:left="283" w:firstLine="0"/>
        <w:jc w:val="both"/>
        <w:rPr/>
      </w:pPr>
      <w:r>
        <w:rPr>
          <w:rtl w:val="0"/>
        </w:rPr>
        <w:t xml:space="preserve">+ Tính toán, xử lý: Kiểm soát trình tự chuyển trạng thái hợp lệ và chỉ cho phép huỷ đơn khi đơn ở trạng thái chờ xác nhận hoặc đã xác nhận.</w:t>
      </w:r>
    </w:p>
    <w:p w:rsidR="00000000" w:rsidDel="00000000" w:rsidP="00000000" w:rsidRDefault="00000000" w:rsidRPr="00000000" w14:paraId="000001EF">
      <w:pPr>
        <w:keepNext w:val="1"/>
        <w:spacing w:before="120" w:lineRule="auto"/>
        <w:jc w:val="both"/>
        <w:rPr>
          <w:b w:val="1"/>
          <w:bCs w:val="1"/>
        </w:rPr>
      </w:pPr>
      <w:r>
        <w:rPr>
          <w:b w:val="1"/>
          <w:bCs w:val="1"/>
          <w:rtl w:val="0"/>
        </w:rPr>
        <w:t xml:space="preserve">- Quản lý thực đơn và giá bán chi nhánh</w:t>
      </w:r>
    </w:p>
    <w:p w:rsidR="00000000" w:rsidDel="00000000" w:rsidP="00000000" w:rsidRDefault="00000000" w:rsidRPr="00000000" w14:paraId="000001F0">
      <w:pPr>
        <w:ind w:left="283" w:firstLine="0"/>
        <w:jc w:val="both"/>
        <w:rPr/>
      </w:pPr>
      <w:r>
        <w:rPr>
          <w:rtl w:val="0"/>
        </w:rPr>
        <w:t xml:space="preserve">+ Lưu trữ: Danh sách món được bày bán tại chi nhánh kèm giá bán riêng, số lượng tồn, cờ còn hoặc hết món, nhãn Bán chạy và cờ món đề xuất của đầu bếp.</w:t>
      </w:r>
    </w:p>
    <w:p w:rsidR="00000000" w:rsidDel="00000000" w:rsidP="00000000" w:rsidRDefault="00000000" w:rsidRPr="00000000" w14:paraId="000001F1">
      <w:pPr>
        <w:ind w:left="283" w:firstLine="0"/>
        <w:jc w:val="both"/>
        <w:rPr/>
      </w:pPr>
      <w:r>
        <w:rPr>
          <w:rtl w:val="0"/>
        </w:rPr>
        <w:t xml:space="preserve">+ Tìm kiếm: Tìm món theo tên hoặc danh mục trong phạm vi chi nhánh.</w:t>
      </w:r>
    </w:p>
    <w:p w:rsidR="00000000" w:rsidDel="00000000" w:rsidP="00000000" w:rsidRDefault="00000000" w:rsidRPr="00000000" w14:paraId="000001F2">
      <w:pPr>
        <w:ind w:left="283" w:firstLine="0"/>
        <w:jc w:val="both"/>
        <w:rPr/>
      </w:pPr>
      <w:r>
        <w:rPr>
          <w:rtl w:val="0"/>
        </w:rPr>
        <w:t xml:space="preserve">+ Thống kê, kết xuất: Không.</w:t>
      </w:r>
    </w:p>
    <w:p w:rsidR="00000000" w:rsidDel="00000000" w:rsidP="00000000" w:rsidRDefault="00000000" w:rsidRPr="00000000" w14:paraId="000001F3">
      <w:pPr>
        <w:ind w:left="283" w:firstLine="0"/>
        <w:jc w:val="both"/>
        <w:rPr/>
      </w:pPr>
      <w:r>
        <w:rPr>
          <w:rtl w:val="0"/>
        </w:rPr>
        <w:t xml:space="preserve">+ Tính toán, xử lý: Kiểm tra giá bán phải là số dương; áp dụng ngay thay đổi lên thực đơn hiển thị cho khách hàng.</w:t>
      </w:r>
    </w:p>
    <w:p w:rsidR="00000000" w:rsidDel="00000000" w:rsidP="00000000" w:rsidRDefault="00000000" w:rsidRPr="00000000" w14:paraId="000001F4">
      <w:pPr>
        <w:keepNext w:val="1"/>
        <w:spacing w:before="120" w:lineRule="auto"/>
        <w:jc w:val="both"/>
        <w:rPr>
          <w:b w:val="1"/>
          <w:bCs w:val="1"/>
        </w:rPr>
      </w:pPr>
      <w:r>
        <w:rPr>
          <w:b w:val="1"/>
          <w:bCs w:val="1"/>
          <w:rtl w:val="0"/>
        </w:rPr>
        <w:t xml:space="preserve">- Quản lý nhân sự và ca làm việc</w:t>
      </w:r>
    </w:p>
    <w:p w:rsidR="00000000" w:rsidDel="00000000" w:rsidP="00000000" w:rsidRDefault="00000000" w:rsidRPr="00000000" w14:paraId="000001F5">
      <w:pPr>
        <w:ind w:left="283" w:firstLine="0"/>
        <w:jc w:val="both"/>
        <w:rPr/>
      </w:pPr>
      <w:r>
        <w:rPr>
          <w:rtl w:val="0"/>
        </w:rPr>
        <w:t xml:space="preserve">+ Lưu trữ: Tài khoản nhân sự gắn với chi nhánh, vai trò, trạng thái hoạt động, đơn giá lương theo giờ, đơn giá thử việc, ngày bắt đầu làm việc; danh mục ca làm gồm tên ca, giờ bắt đầu và giờ kết thúc.</w:t>
      </w:r>
    </w:p>
    <w:p w:rsidR="00000000" w:rsidDel="00000000" w:rsidP="00000000" w:rsidRDefault="00000000" w:rsidRPr="00000000" w14:paraId="000001F6">
      <w:pPr>
        <w:ind w:left="283" w:firstLine="0"/>
        <w:jc w:val="both"/>
        <w:rPr/>
      </w:pPr>
      <w:r>
        <w:rPr>
          <w:rtl w:val="0"/>
        </w:rPr>
        <w:t xml:space="preserve">+ Tìm kiếm: Tra cứu nhân sự theo tên hoặc theo vai trò; tra cứu ca làm đang áp dụng.</w:t>
      </w:r>
    </w:p>
    <w:p w:rsidR="00000000" w:rsidDel="00000000" w:rsidP="00000000" w:rsidRDefault="00000000" w:rsidRPr="00000000" w14:paraId="000001F7">
      <w:pPr>
        <w:ind w:left="283" w:firstLine="0"/>
        <w:jc w:val="both"/>
        <w:rPr/>
      </w:pPr>
      <w:r>
        <w:rPr>
          <w:rtl w:val="0"/>
        </w:rPr>
        <w:t xml:space="preserve">+ Thống kê, kết xuất: Đếm số lượt chấm công đã phát sinh trên từng ca.</w:t>
      </w:r>
    </w:p>
    <w:p w:rsidR="00000000" w:rsidDel="00000000" w:rsidP="00000000" w:rsidRDefault="00000000" w:rsidRPr="00000000" w14:paraId="000001F8">
      <w:pPr>
        <w:ind w:left="283" w:firstLine="0"/>
        <w:jc w:val="both"/>
        <w:rPr/>
      </w:pPr>
      <w:r>
        <w:rPr>
          <w:rtl w:val="0"/>
        </w:rPr>
        <w:t xml:space="preserve">+ Tính toán, xử lý: Kiểm tra trùng thông tin tài khoản; kiểm tra giờ kết thúc ca phải sau giờ bắt đầu; giới hạn vai trò được cấp chỉ gồm nhân viên và đầu bếp.</w:t>
      </w:r>
    </w:p>
    <w:p w:rsidR="00000000" w:rsidDel="00000000" w:rsidP="00000000" w:rsidRDefault="00000000" w:rsidRPr="00000000" w14:paraId="000001F9">
      <w:pPr>
        <w:keepNext w:val="1"/>
        <w:spacing w:before="120" w:lineRule="auto"/>
        <w:jc w:val="both"/>
        <w:rPr>
          <w:b w:val="1"/>
          <w:bCs w:val="1"/>
        </w:rPr>
      </w:pPr>
      <w:r>
        <w:rPr>
          <w:b w:val="1"/>
          <w:bCs w:val="1"/>
          <w:rtl w:val="0"/>
        </w:rPr>
        <w:t xml:space="preserve">- Chấm công bằng nhận diện khuôn mặt</w:t>
      </w:r>
    </w:p>
    <w:p w:rsidR="00000000" w:rsidDel="00000000" w:rsidP="00000000" w:rsidRDefault="00000000" w:rsidRPr="00000000" w14:paraId="000001FA">
      <w:pPr>
        <w:ind w:left="283" w:firstLine="0"/>
        <w:jc w:val="both"/>
        <w:rPr/>
      </w:pPr>
      <w:r>
        <w:rPr>
          <w:rtl w:val="0"/>
        </w:rPr>
        <w:t xml:space="preserve">+ Lưu trữ: Bộ mẫu đặc trưng khuôn mặt của nhân sự; thiết bị quầy đã ghép với chi nhánh; từng lượt chấm công kèm ca làm, giờ vào, giờ ra, hình thức chấm, độ tương đồng, lý do đi trễ hoặc ra sớm và ảnh minh chứng.</w:t>
      </w:r>
    </w:p>
    <w:p w:rsidR="00000000" w:rsidDel="00000000" w:rsidP="00000000" w:rsidRDefault="00000000" w:rsidRPr="00000000" w14:paraId="000001FB">
      <w:pPr>
        <w:ind w:left="283" w:firstLine="0"/>
        <w:jc w:val="both"/>
        <w:rPr/>
      </w:pPr>
      <w:r>
        <w:rPr>
          <w:rtl w:val="0"/>
        </w:rPr>
        <w:t xml:space="preserve">+ Tìm kiếm: Tra cứu bảng chấm công theo ngày hoặc theo nhân sự; đối chiếu đặc trưng khuôn mặt vừa thu nhận với các mẫu đã đăng ký.</w:t>
      </w:r>
    </w:p>
    <w:p w:rsidR="00000000" w:rsidDel="00000000" w:rsidP="00000000" w:rsidRDefault="00000000" w:rsidRPr="00000000" w14:paraId="000001FC">
      <w:pPr>
        <w:ind w:left="283" w:firstLine="0"/>
        <w:jc w:val="both"/>
        <w:rPr/>
      </w:pPr>
      <w:r>
        <w:rPr>
          <w:rtl w:val="0"/>
        </w:rPr>
        <w:t xml:space="preserve">+ Thống kê, kết xuất: Kết xuất bảng chấm công theo ngày ra tập tin Excel.</w:t>
      </w:r>
    </w:p>
    <w:p w:rsidR="00000000" w:rsidDel="00000000" w:rsidP="00000000" w:rsidRDefault="00000000" w:rsidRPr="00000000" w14:paraId="000001FD">
      <w:pPr>
        <w:ind w:left="283" w:firstLine="0"/>
        <w:jc w:val="both"/>
        <w:rPr/>
      </w:pPr>
      <w:r>
        <w:rPr>
          <w:rtl w:val="0"/>
        </w:rPr>
        <w:t xml:space="preserve">+ Tính toán, xử lý: So khớp khuôn mặt nhìn thẳng với bộ mẫu đã đăng ký theo ngưỡng khoảng cách; xác định ca làm và tính số giờ làm của mỗi lượt; xác định mức đi trễ, ra sớm so với giờ ca và bắt buộc nhập lý do khi vượt ngưỡng; tự xoá ảnh minh chứng sau ba mươi ngày.</w:t>
      </w:r>
    </w:p>
    <w:p w:rsidR="00000000" w:rsidDel="00000000" w:rsidP="00000000" w:rsidRDefault="00000000" w:rsidRPr="00000000" w14:paraId="000001FE">
      <w:pPr>
        <w:keepNext w:val="1"/>
        <w:spacing w:before="120" w:lineRule="auto"/>
        <w:jc w:val="both"/>
        <w:rPr>
          <w:b w:val="1"/>
          <w:bCs w:val="1"/>
        </w:rPr>
      </w:pPr>
      <w:r>
        <w:rPr>
          <w:b w:val="1"/>
          <w:bCs w:val="1"/>
          <w:rtl w:val="0"/>
        </w:rPr>
        <w:t xml:space="preserve">- Quản lý bảng lương</w:t>
      </w:r>
    </w:p>
    <w:p w:rsidR="00000000" w:rsidDel="00000000" w:rsidP="00000000" w:rsidRDefault="00000000" w:rsidRPr="00000000" w14:paraId="000001FF">
      <w:pPr>
        <w:ind w:left="283" w:firstLine="0"/>
        <w:jc w:val="both"/>
        <w:rPr/>
      </w:pPr>
      <w:r>
        <w:rPr>
          <w:rtl w:val="0"/>
        </w:rPr>
        <w:t xml:space="preserve">+ Lưu trữ: Bảng lương theo kỳ của từng nhân sự gồm tổng giờ làm, số ngày công, lương cơ bản, tổng thưởng, tổng phạt, thực nhận và trạng thái; danh sách từng khoản thưởng, phạt kèm số tiền, lý do và người ghi.</w:t>
      </w:r>
    </w:p>
    <w:p w:rsidR="00000000" w:rsidDel="00000000" w:rsidP="00000000" w:rsidRDefault="00000000" w:rsidRPr="00000000" w14:paraId="00000200">
      <w:pPr>
        <w:ind w:left="283" w:firstLine="0"/>
        <w:jc w:val="both"/>
        <w:rPr/>
      </w:pPr>
      <w:r>
        <w:rPr>
          <w:rtl w:val="0"/>
        </w:rPr>
        <w:t xml:space="preserve">+ Tìm kiếm: Tra cứu bảng lương theo kỳ hoặc theo nhân sự.</w:t>
      </w:r>
    </w:p>
    <w:p w:rsidR="00000000" w:rsidDel="00000000" w:rsidP="00000000" w:rsidRDefault="00000000" w:rsidRPr="00000000" w14:paraId="00000201">
      <w:pPr>
        <w:ind w:left="283" w:firstLine="0"/>
        <w:jc w:val="both"/>
        <w:rPr/>
      </w:pPr>
      <w:r>
        <w:rPr>
          <w:rtl w:val="0"/>
        </w:rPr>
        <w:t xml:space="preserve">+ Thống kê, kết xuất: Tổng hợp chi phí lương của chi nhánh theo kỳ và kết xuất bảng lương ra Excel.</w:t>
      </w:r>
    </w:p>
    <w:p w:rsidR="00000000" w:rsidDel="00000000" w:rsidP="00000000" w:rsidRDefault="00000000" w:rsidRPr="00000000" w14:paraId="00000202">
      <w:pPr>
        <w:ind w:left="283" w:firstLine="0"/>
        <w:jc w:val="both"/>
        <w:rPr/>
      </w:pPr>
      <w:r>
        <w:rPr>
          <w:rtl w:val="0"/>
        </w:rPr>
        <w:t xml:space="preserve">+ Tính toán, xử lý: Cộng dồn giờ làm từ dữ liệu chấm công, nhân với đơn giá theo giờ hoặc đơn giá thử việc; cộng lại tổng thưởng, tổng phạt từ các khoản và không cho phép thực nhận âm; bảng lương chỉ chuyển trạng thái theo một chiều.</w:t>
      </w:r>
    </w:p>
    <w:p w:rsidR="00000000" w:rsidDel="00000000" w:rsidP="00000000" w:rsidRDefault="00000000" w:rsidRPr="00000000" w14:paraId="00000203">
      <w:pPr>
        <w:keepNext w:val="1"/>
        <w:spacing w:before="120" w:lineRule="auto"/>
        <w:jc w:val="both"/>
        <w:rPr>
          <w:b w:val="1"/>
          <w:bCs w:val="1"/>
        </w:rPr>
      </w:pPr>
      <w:r>
        <w:rPr>
          <w:b w:val="1"/>
          <w:bCs w:val="1"/>
          <w:rtl w:val="0"/>
        </w:rPr>
        <w:t xml:space="preserve">- Báo cáo doanh thu</w:t>
      </w:r>
    </w:p>
    <w:p w:rsidR="00000000" w:rsidDel="00000000" w:rsidP="00000000" w:rsidRDefault="00000000" w:rsidRPr="00000000" w14:paraId="00000204">
      <w:pPr>
        <w:ind w:left="283" w:firstLine="0"/>
        <w:jc w:val="both"/>
        <w:rPr/>
      </w:pPr>
      <w:r>
        <w:rPr>
          <w:rtl w:val="0"/>
        </w:rPr>
        <w:t xml:space="preserve">+ Lưu trữ: Không phát sinh dữ liệu mới, báo cáo được tổng hợp từ dữ liệu đơn hàng.</w:t>
      </w:r>
    </w:p>
    <w:p w:rsidR="00000000" w:rsidDel="00000000" w:rsidP="00000000" w:rsidRDefault="00000000" w:rsidRPr="00000000" w14:paraId="00000205">
      <w:pPr>
        <w:ind w:left="283" w:firstLine="0"/>
        <w:jc w:val="both"/>
        <w:rPr/>
      </w:pPr>
      <w:r>
        <w:rPr>
          <w:rtl w:val="0"/>
        </w:rPr>
        <w:t xml:space="preserve">+ Tìm kiếm: Lọc dữ liệu theo ngày, tháng hoặc khoảng thời gian tuỳ chọn.</w:t>
      </w:r>
    </w:p>
    <w:p w:rsidR="00000000" w:rsidDel="00000000" w:rsidP="00000000" w:rsidRDefault="00000000" w:rsidRPr="00000000" w14:paraId="00000206">
      <w:pPr>
        <w:ind w:left="283" w:firstLine="0"/>
        <w:jc w:val="both"/>
        <w:rPr/>
      </w:pPr>
      <w:r>
        <w:rPr>
          <w:rtl w:val="0"/>
        </w:rPr>
        <w:t xml:space="preserve">+ Thống kê, kết xuất: Hiển thị doanh thu, số đơn, tỉ lệ đơn theo trạng thái, cơ cấu theo phương thức thanh toán và danh sách món bán chạy dưới dạng bảng và biểu đồ; hỗ trợ kết xuất ra Excel.</w:t>
      </w:r>
    </w:p>
    <w:p w:rsidR="00000000" w:rsidDel="00000000" w:rsidP="00000000" w:rsidRDefault="00000000" w:rsidRPr="00000000" w14:paraId="00000207">
      <w:pPr>
        <w:ind w:left="283" w:firstLine="0"/>
        <w:jc w:val="both"/>
        <w:rPr/>
      </w:pPr>
      <w:r>
        <w:rPr>
          <w:rtl w:val="0"/>
        </w:rPr>
        <w:t xml:space="preserve">+ Tính toán, xử lý: Cộng tổng doanh thu, đếm số đơn theo từng trạng thái và xếp hạng món theo số lượng bán.</w:t>
      </w:r>
    </w:p>
    <w:p w:rsidR="00000000" w:rsidDel="00000000" w:rsidP="00000000" w:rsidRDefault="00000000" w:rsidRPr="00000000" w14:paraId="00000208">
      <w:pPr>
        <w:keepNext w:val="1"/>
        <w:spacing w:before="120" w:lineRule="auto"/>
        <w:jc w:val="both"/>
        <w:rPr>
          <w:b w:val="1"/>
          <w:bCs w:val="1"/>
        </w:rPr>
      </w:pPr>
      <w:r>
        <w:rPr>
          <w:b w:val="1"/>
          <w:bCs w:val="1"/>
          <w:rtl w:val="0"/>
        </w:rPr>
        <w:t xml:space="preserve">- Quản lý đánh giá của khách hàng</w:t>
      </w:r>
    </w:p>
    <w:p w:rsidR="00000000" w:rsidDel="00000000" w:rsidP="00000000" w:rsidRDefault="00000000" w:rsidRPr="00000000" w14:paraId="00000209">
      <w:pPr>
        <w:ind w:left="283" w:firstLine="0"/>
        <w:jc w:val="both"/>
        <w:rPr/>
      </w:pPr>
      <w:r>
        <w:rPr>
          <w:rtl w:val="0"/>
        </w:rPr>
        <w:t xml:space="preserve">+ Lưu trữ: Nội dung phản hồi của quản lý cùng thời điểm phản hồi, gắn với đánh giá tương ứng.</w:t>
      </w:r>
    </w:p>
    <w:p w:rsidR="00000000" w:rsidDel="00000000" w:rsidP="00000000" w:rsidRDefault="00000000" w:rsidRPr="00000000" w14:paraId="0000020A">
      <w:pPr>
        <w:ind w:left="283" w:firstLine="0"/>
        <w:jc w:val="both"/>
        <w:rPr/>
      </w:pPr>
      <w:r>
        <w:rPr>
          <w:rtl w:val="0"/>
        </w:rPr>
        <w:t xml:space="preserve">+ Tìm kiếm: Tra cứu đánh giá theo số sao, theo thời gian hoặc theo mã đơn hàng.</w:t>
      </w:r>
    </w:p>
    <w:p w:rsidR="00000000" w:rsidDel="00000000" w:rsidP="00000000" w:rsidRDefault="00000000" w:rsidRPr="00000000" w14:paraId="0000020B">
      <w:pPr>
        <w:ind w:left="283" w:firstLine="0"/>
        <w:jc w:val="both"/>
        <w:rPr/>
      </w:pPr>
      <w:r>
        <w:rPr>
          <w:rtl w:val="0"/>
        </w:rPr>
        <w:t xml:space="preserve">+ Thống kê, kết xuất: Tính điểm đánh giá trung bình của chi nhánh và số lượng đánh giá theo từng mức sao.</w:t>
      </w:r>
    </w:p>
    <w:p w:rsidR="00000000" w:rsidDel="00000000" w:rsidP="00000000" w:rsidRDefault="00000000" w:rsidRPr="00000000" w14:paraId="0000020C">
      <w:pPr>
        <w:ind w:left="283" w:firstLine="0"/>
        <w:jc w:val="both"/>
        <w:rPr/>
      </w:pPr>
      <w:r>
        <w:rPr>
          <w:rtl w:val="0"/>
        </w:rPr>
        <w:t xml:space="preserve">+ Tính toán, xử lý: Không cho phép lưu phản hồi rỗng; chỉ quản lý của chi nhánh liên quan mới được phản hồi.</w:t>
      </w:r>
    </w:p>
    <w:p w:rsidR="00000000" w:rsidDel="00000000" w:rsidP="00000000" w:rsidRDefault="00000000" w:rsidRPr="00000000" w14:paraId="0000020D">
      <w:pPr>
        <w:keepNext w:val="1"/>
        <w:spacing w:before="120" w:lineRule="auto"/>
        <w:jc w:val="both"/>
        <w:rPr>
          <w:b w:val="1"/>
          <w:bCs w:val="1"/>
        </w:rPr>
      </w:pPr>
      <w:r>
        <w:rPr>
          <w:b w:val="1"/>
          <w:bCs w:val="1"/>
          <w:rtl w:val="0"/>
        </w:rPr>
        <w:t xml:space="preserve">- Quản trị hệ thống và cấp phát tài khoản quản lý</w:t>
      </w:r>
    </w:p>
    <w:p w:rsidR="00000000" w:rsidDel="00000000" w:rsidP="00000000" w:rsidRDefault="00000000" w:rsidRPr="00000000" w14:paraId="0000020E">
      <w:pPr>
        <w:ind w:left="283" w:firstLine="0"/>
        <w:jc w:val="both"/>
        <w:rPr/>
      </w:pPr>
      <w:r>
        <w:rPr>
          <w:rtl w:val="0"/>
        </w:rPr>
        <w:t xml:space="preserve">+ Lưu trữ: Chi nhánh, tài khoản quản lý, danh mục và món ăn gốc, banner, mã giảm giá, cài đặt chung, từ khoá chatbot, tin nhắn liên hệ và nhật ký thao tác của quản trị viên.</w:t>
      </w:r>
    </w:p>
    <w:p w:rsidR="00000000" w:rsidDel="00000000" w:rsidP="00000000" w:rsidRDefault="00000000" w:rsidRPr="00000000" w14:paraId="0000020F">
      <w:pPr>
        <w:ind w:left="283" w:firstLine="0"/>
        <w:jc w:val="both"/>
        <w:rPr/>
      </w:pPr>
      <w:r>
        <w:rPr>
          <w:rtl w:val="0"/>
        </w:rPr>
        <w:t xml:space="preserve">+ Tìm kiếm: Tra cứu chi nhánh, tài khoản, đơn hàng, khách hàng toàn chuỗi; kiểm tra trùng thông tin tài khoản trước khi tạo.</w:t>
      </w:r>
    </w:p>
    <w:p w:rsidR="00000000" w:rsidDel="00000000" w:rsidP="00000000" w:rsidRDefault="00000000" w:rsidRPr="00000000" w14:paraId="00000210">
      <w:pPr>
        <w:ind w:left="283" w:firstLine="0"/>
        <w:jc w:val="both"/>
        <w:rPr/>
      </w:pPr>
      <w:r>
        <w:rPr>
          <w:rtl w:val="0"/>
        </w:rPr>
        <w:t xml:space="preserve">+ Thống kê, kết xuất: Tổng quan doanh thu, số đơn của toàn chuỗi và từng chi nhánh; báo cáo kết xuất ra Excel.</w:t>
      </w:r>
    </w:p>
    <w:p w:rsidR="00000000" w:rsidDel="00000000" w:rsidP="00000000" w:rsidRDefault="00000000" w:rsidRPr="00000000" w14:paraId="00000211">
      <w:pPr>
        <w:ind w:left="283" w:firstLine="0"/>
        <w:jc w:val="both"/>
        <w:rPr/>
      </w:pPr>
      <w:r>
        <w:rPr>
          <w:rtl w:val="0"/>
        </w:rPr>
        <w:t xml:space="preserve">+ Tính toán, xử lý: Mã hoá mật khẩu khởi tạo, gán vai trò quản lý cho đúng một chi nhánh; ghi nhật ký mỗi thao tác thay đổi dữ liệu.</w:t>
      </w:r>
    </w:p>
    <w:p w:rsidR="00000000" w:rsidDel="00000000" w:rsidP="00000000" w:rsidRDefault="00000000" w:rsidRPr="00000000" w14:paraId="00000212">
      <w:pPr>
        <w:keepNext w:val="1"/>
        <w:spacing w:before="120" w:lineRule="auto"/>
        <w:jc w:val="both"/>
        <w:rPr>
          <w:b w:val="1"/>
          <w:bCs w:val="1"/>
        </w:rPr>
      </w:pPr>
      <w:r>
        <w:rPr>
          <w:b w:val="1"/>
          <w:bCs w:val="1"/>
          <w:rtl w:val="0"/>
        </w:rPr>
        <w:t xml:space="preserve">d. Các yêu cầu phi chức năng </w:t>
      </w:r>
    </w:p>
    <w:p w:rsidR="00000000" w:rsidDel="00000000" w:rsidP="00000000" w:rsidRDefault="00000000" w:rsidRPr="00000000" w14:paraId="00000213">
      <w:pPr>
        <w:ind w:firstLine="425"/>
        <w:jc w:val="both"/>
        <w:rPr/>
      </w:pPr>
      <w:r>
        <w:rPr>
          <w:b w:val="1"/>
          <w:bCs w:val="1"/>
          <w:rtl w:val="0"/>
        </w:rPr>
        <w:t xml:space="preserve">Bảo mật và phân quyền.</w:t>
      </w:r>
      <w:r>
        <w:rPr>
          <w:rtl w:val="0"/>
        </w:rPr>
        <w:t xml:space="preserve"> Mật khẩu được mã hoá một chiều trước khi lưu. Mọi đường dẫn thuộc khu vực quản trị đều đi qua lớp kiểm tra vai trò, đồng thời dữ liệu truy xuất luôn bị giới hạn theo chi nhánh của người đăng nhập để ngăn tình trạng một quản lý xem được số liệu của chi nhánh khác. Dữ liệu đặc trưng khuôn mặt chỉ được dùng cho mục đích xác thực chấm công; ảnh minh chứng được lưu trong ba mươi ngày rồi xoá tự động.</w:t>
      </w:r>
    </w:p>
    <w:p w:rsidR="00000000" w:rsidDel="00000000" w:rsidP="00000000" w:rsidRDefault="00000000" w:rsidRPr="00000000" w14:paraId="00000214">
      <w:pPr>
        <w:ind w:firstLine="425"/>
        <w:jc w:val="both"/>
        <w:rPr/>
      </w:pPr>
      <w:r>
        <w:rPr>
          <w:b w:val="1"/>
          <w:bCs w:val="1"/>
          <w:rtl w:val="0"/>
        </w:rPr>
        <w:t xml:space="preserve">Tính đúng đắn của dữ liệu nghiệp vụ.</w:t>
      </w:r>
      <w:r>
        <w:rPr>
          <w:rtl w:val="0"/>
        </w:rPr>
        <w:t xml:space="preserve"> Các nghiệp vụ liên quan đến tiền và giờ công phải cho kết quả nhất quán: số giờ làm tính từ dữ liệu chấm công, tiền lương tính từ số giờ làm và đơn giá, doanh thu tính từ các đơn đã hoàn thành. Trạng thái đơn hàng và trạng thái bảng lương chỉ được chuyển theo đúng trình tự đã quy định.</w:t>
      </w:r>
    </w:p>
    <w:p w:rsidR="00000000" w:rsidDel="00000000" w:rsidP="00000000" w:rsidRDefault="00000000" w:rsidRPr="00000000" w14:paraId="00000215">
      <w:pPr>
        <w:ind w:firstLine="425"/>
        <w:jc w:val="both"/>
        <w:rPr/>
      </w:pPr>
      <w:r>
        <w:rPr>
          <w:b w:val="1"/>
          <w:bCs w:val="1"/>
          <w:rtl w:val="0"/>
        </w:rPr>
        <w:t xml:space="preserve">Hiệu năng và tính sẵn dùng.</w:t>
      </w:r>
      <w:r>
        <w:rPr>
          <w:rtl w:val="0"/>
        </w:rPr>
        <w:t xml:space="preserve"> Thao tác nhận diện khuôn mặt tại quầy và thao tác duyệt đơn cần phản hồi trong thời gian ngắn để không gây ùn tắc trong giờ cao điểm. Màn hình tổng quan được thiết kế gọn, hiển thị đủ số liệu cần thiết trong một lần tải trang.</w:t>
      </w:r>
    </w:p>
    <w:p w:rsidR="00000000" w:rsidDel="00000000" w:rsidP="00000000" w:rsidRDefault="00000000" w:rsidRPr="00000000" w14:paraId="00000216">
      <w:pPr>
        <w:ind w:firstLine="425"/>
        <w:jc w:val="both"/>
        <w:rPr/>
      </w:pPr>
      <w:r>
        <w:rPr>
          <w:b w:val="1"/>
          <w:bCs w:val="1"/>
          <w:rtl w:val="0"/>
        </w:rPr>
        <w:t xml:space="preserve">Khả năng tương thích.</w:t>
      </w:r>
      <w:r>
        <w:rPr>
          <w:rtl w:val="0"/>
        </w:rPr>
        <w:t xml:space="preserve"> Giao diện hiển thị tốt trên điện thoại của khách hàng cũng như trên máy tính và máy tính bảng tại quầy. Thiết bị dùng để chấm công cần có webcam và trình duyệt hỗ trợ truy cập camera.</w:t>
      </w:r>
    </w:p>
    <w:p w:rsidR="00000000" w:rsidDel="00000000" w:rsidP="00000000" w:rsidRDefault="00000000" w:rsidRPr="00000000" w14:paraId="00000217">
      <w:pPr>
        <w:ind w:firstLine="425"/>
        <w:jc w:val="both"/>
        <w:rPr/>
      </w:pPr>
      <w:r>
        <w:rPr>
          <w:b w:val="1"/>
          <w:bCs w:val="1"/>
          <w:rtl w:val="0"/>
        </w:rPr>
        <w:t xml:space="preserve">Khả năng mở rộng.</w:t>
      </w:r>
      <w:r>
        <w:rPr>
          <w:rtl w:val="0"/>
        </w:rPr>
        <w:t xml:space="preserve"> Cấu trúc dữ liệu gắn với thực thể chi nhánh cho phép bổ sung điểm bán mới, thêm ca làm hoặc thêm thiết bị chấm công mà không phải thay đổi thiết kế chung.</w:t>
      </w:r>
    </w:p>
    <w:p w:rsidR="00000000" w:rsidDel="00000000" w:rsidP="00000000" w:rsidRDefault="00000000" w:rsidRPr="00000000" w14:paraId="00000218">
      <w:pPr>
        <w:ind w:firstLine="425"/>
        <w:jc w:val="both"/>
        <w:rPr/>
      </w:pPr>
      <w:r>
        <w:rPr>
          <w:b w:val="1"/>
          <w:bCs w:val="1"/>
          <w:rtl w:val="0"/>
        </w:rPr>
        <w:t xml:space="preserve">Môi trường triển khai.</w:t>
      </w:r>
      <w:r>
        <w:rPr>
          <w:rtl w:val="0"/>
        </w:rPr>
        <w:t xml:space="preserve"> Hệ thống hoạt động theo mô hình khách – chủ. Phía người dùng chỉ cần trình duyệt thông dụng và kết nối Internet ổn định. Phía máy chủ cần môi trường chạy PHP 8.3 cùng hệ quản trị cơ sở dữ liệu MySQL; trong giai đoạn thực hiện đồ án, toàn bộ hệ thống được triển khai trên máy chủ cục bộ dựng bằng Laragon.</w:t>
      </w:r>
    </w:p>
    <w:bookmarkStart w:colFirst="0" w:colLast="0" w:name="2ytea7hmz4z" w:id="22"/>
    <w:bookmarkEnd w:id="22"/>
    <w:p w:rsidR="00000000" w:rsidDel="00000000" w:rsidP="00000000" w:rsidRDefault="00000000" w:rsidRPr="00000000" w14:paraId="00000219">
      <w:pPr>
        <w:pStyle w:val="Heading3"/>
        <w:keepLines w:val="0"/>
        <w:spacing w:before="0" w:lineRule="auto"/>
        <w:jc w:val="both"/>
        <w:rPr/>
      </w:pPr>
      <w:r>
        <w:rPr>
          <w:rFonts w:ascii="Times New Roman" w:cs="Times New Roman" w:eastAsia="Times New Roman" w:hAnsi="Times New Roman"/>
          <w:rtl w:val="0"/>
        </w:rPr>
        <w:t xml:space="preserve">2.1.7. Sơ đồ Use Case</w:t>
      </w:r>
      <w:r>
        <w:rPr>
          <w:rtl w:val="0"/>
        </w:rPr>
      </w:r>
    </w:p>
    <w:p w:rsidR="00000000" w:rsidDel="00000000" w:rsidP="00000000" w:rsidRDefault="00000000" w:rsidRPr="00000000" w14:paraId="0000021A">
      <w:pPr>
        <w:keepNext w:val="1"/>
        <w:spacing w:before="120" w:lineRule="auto"/>
        <w:jc w:val="both"/>
        <w:rPr>
          <w:b w:val="1"/>
          <w:bCs w:val="1"/>
        </w:rPr>
      </w:pPr>
      <w:r>
        <w:rPr>
          <w:b w:val="1"/>
          <w:bCs w:val="1"/>
          <w:rtl w:val="0"/>
        </w:rPr>
        <w:t xml:space="preserve">a. Danh sách các Use Case</w:t>
      </w:r>
    </w:p>
    <w:bookmarkStart w:colFirst="0" w:colLast="0" w:name="1m1d1zvift07" w:id="23"/>
    <w:bookmarkEnd w:id="23"/>
    <w:p w:rsidR="00000000" w:rsidDel="00000000" w:rsidP="00000000" w:rsidRDefault="00000000" w:rsidRPr="00000000" w14:paraId="0000021B">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Danh sách các use case.</w:t>
      </w:r>
      <w:r>
        <w:rPr>
          <w:rtl w:val="0"/>
        </w:rPr>
      </w:r>
    </w:p>
    <w:tbl>
      <w:tblPr>
        <w:tblStyle w:val="Table6"/>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4"/>
        <w:gridCol w:w="2835"/>
        <w:gridCol w:w="5102"/>
        <w:tblGridChange w:id="0">
          <w:tblGrid>
            <w:gridCol w:w="1134"/>
            <w:gridCol w:w="2835"/>
            <w:gridCol w:w="5102"/>
          </w:tblGrid>
        </w:tblGridChange>
      </w:tblGrid>
      <w:tr>
        <w:trPr>
          <w:cantSplit w:val="1"/>
          <w:tblHeader w:val="1"/>
        </w:trPr>
        <w:tc>
          <w:tcPr>
            <w:shd w:fill="ededed" w:val="clear"/>
            <w:vAlign w:val="center"/>
          </w:tcPr>
          <w:p w:rsidR="00000000" w:rsidDel="00000000" w:rsidP="00000000" w:rsidRDefault="00000000" w:rsidRPr="00000000" w14:paraId="0000021C">
            <w:pPr>
              <w:keepNext w:val="1"/>
              <w:spacing w:after="40" w:before="40" w:line="252.00000000000003" w:lineRule="auto"/>
              <w:jc w:val="center"/>
              <w:rPr>
                <w:b w:val="1"/>
                <w:bCs w:val="1"/>
              </w:rPr>
            </w:pPr>
            <w:r>
              <w:rPr>
                <w:b w:val="1"/>
                <w:bCs w:val="1"/>
                <w:rtl w:val="0"/>
              </w:rPr>
              <w:t xml:space="preserve">Mã</w:t>
            </w:r>
          </w:p>
        </w:tc>
        <w:tc>
          <w:tcPr>
            <w:shd w:fill="ededed" w:val="clear"/>
            <w:vAlign w:val="center"/>
          </w:tcPr>
          <w:p w:rsidR="00000000" w:rsidDel="00000000" w:rsidP="00000000" w:rsidRDefault="00000000" w:rsidRPr="00000000" w14:paraId="0000021D">
            <w:pPr>
              <w:keepNext w:val="1"/>
              <w:spacing w:after="40" w:before="40" w:line="252.00000000000003" w:lineRule="auto"/>
              <w:jc w:val="center"/>
              <w:rPr>
                <w:b w:val="1"/>
                <w:bCs w:val="1"/>
              </w:rPr>
            </w:pPr>
            <w:r>
              <w:rPr>
                <w:b w:val="1"/>
                <w:bCs w:val="1"/>
                <w:rtl w:val="0"/>
              </w:rPr>
              <w:t xml:space="preserve">Tên Use Case</w:t>
            </w:r>
          </w:p>
        </w:tc>
        <w:tc>
          <w:tcPr>
            <w:shd w:fill="ededed" w:val="clear"/>
            <w:vAlign w:val="center"/>
          </w:tcPr>
          <w:p w:rsidR="00000000" w:rsidDel="00000000" w:rsidP="00000000" w:rsidRDefault="00000000" w:rsidRPr="00000000" w14:paraId="0000021E">
            <w:pPr>
              <w:keepNext w:val="1"/>
              <w:spacing w:after="40" w:before="40" w:line="252.00000000000003" w:lineRule="auto"/>
              <w:jc w:val="center"/>
              <w:rPr>
                <w:b w:val="1"/>
                <w:bCs w:val="1"/>
              </w:rPr>
            </w:pPr>
            <w:r>
              <w:rPr>
                <w:b w:val="1"/>
                <w:bCs w:val="1"/>
                <w:rtl w:val="0"/>
              </w:rPr>
              <w:t xml:space="preserve">Ý nghĩa</w:t>
            </w:r>
          </w:p>
        </w:tc>
      </w:tr>
      <w:tr>
        <w:trPr>
          <w:cantSplit w:val="1"/>
          <w:tblHeader w:val="0"/>
        </w:trPr>
        <w:tc>
          <w:tcPr>
            <w:vAlign w:val="center"/>
          </w:tcPr>
          <w:p w:rsidR="00000000" w:rsidDel="00000000" w:rsidP="00000000" w:rsidRDefault="00000000" w:rsidRPr="00000000" w14:paraId="0000021F">
            <w:pPr>
              <w:spacing w:after="40" w:before="40" w:line="252.00000000000003" w:lineRule="auto"/>
              <w:jc w:val="center"/>
              <w:rPr/>
            </w:pPr>
            <w:r>
              <w:rPr>
                <w:rtl w:val="0"/>
              </w:rPr>
              <w:t xml:space="preserve">UC01</w:t>
            </w:r>
          </w:p>
        </w:tc>
        <w:tc>
          <w:tcPr>
            <w:vAlign w:val="center"/>
          </w:tcPr>
          <w:p w:rsidR="00000000" w:rsidDel="00000000" w:rsidP="00000000" w:rsidRDefault="00000000" w:rsidRPr="00000000" w14:paraId="00000220">
            <w:pPr>
              <w:spacing w:after="40" w:before="40" w:line="252.00000000000003" w:lineRule="auto"/>
              <w:jc w:val="center"/>
              <w:rPr/>
            </w:pPr>
            <w:r>
              <w:rPr>
                <w:rtl w:val="0"/>
              </w:rPr>
              <w:t xml:space="preserve">Đăng ký tài khoản</w:t>
            </w:r>
          </w:p>
        </w:tc>
        <w:tc>
          <w:tcPr>
            <w:vAlign w:val="center"/>
          </w:tcPr>
          <w:p w:rsidR="00000000" w:rsidDel="00000000" w:rsidP="00000000" w:rsidRDefault="00000000" w:rsidRPr="00000000" w14:paraId="00000221">
            <w:pPr>
              <w:spacing w:after="40" w:before="40" w:line="252.00000000000003" w:lineRule="auto"/>
              <w:jc w:val="both"/>
              <w:rPr/>
            </w:pPr>
            <w:r>
              <w:rPr>
                <w:rtl w:val="0"/>
              </w:rPr>
              <w:t xml:space="preserve">Khách hàng tạo tài khoản mới để sử dụng các chức năng cần định danh như đặt hàng, theo dõi đơn và đánh giá.</w:t>
            </w:r>
          </w:p>
        </w:tc>
      </w:tr>
      <w:tr>
        <w:trPr>
          <w:cantSplit w:val="1"/>
          <w:tblHeader w:val="0"/>
        </w:trPr>
        <w:tc>
          <w:tcPr>
            <w:vAlign w:val="center"/>
          </w:tcPr>
          <w:p w:rsidR="00000000" w:rsidDel="00000000" w:rsidP="00000000" w:rsidRDefault="00000000" w:rsidRPr="00000000" w14:paraId="00000222">
            <w:pPr>
              <w:spacing w:after="40" w:before="40" w:line="252.00000000000003" w:lineRule="auto"/>
              <w:jc w:val="center"/>
              <w:rPr/>
            </w:pPr>
            <w:r>
              <w:rPr>
                <w:rtl w:val="0"/>
              </w:rPr>
              <w:t xml:space="preserve">UC02</w:t>
            </w:r>
          </w:p>
        </w:tc>
        <w:tc>
          <w:tcPr>
            <w:vAlign w:val="center"/>
          </w:tcPr>
          <w:p w:rsidR="00000000" w:rsidDel="00000000" w:rsidP="00000000" w:rsidRDefault="00000000" w:rsidRPr="00000000" w14:paraId="00000223">
            <w:pPr>
              <w:spacing w:after="40" w:before="40" w:line="252.00000000000003" w:lineRule="auto"/>
              <w:jc w:val="center"/>
              <w:rPr/>
            </w:pPr>
            <w:r>
              <w:rPr>
                <w:rtl w:val="0"/>
              </w:rPr>
              <w:t xml:space="preserve">Đăng nhập và đăng xuất</w:t>
            </w:r>
          </w:p>
        </w:tc>
        <w:tc>
          <w:tcPr>
            <w:vAlign w:val="center"/>
          </w:tcPr>
          <w:p w:rsidR="00000000" w:rsidDel="00000000" w:rsidP="00000000" w:rsidRDefault="00000000" w:rsidRPr="00000000" w14:paraId="00000224">
            <w:pPr>
              <w:spacing w:after="40" w:before="40" w:line="252.00000000000003" w:lineRule="auto"/>
              <w:jc w:val="both"/>
              <w:rPr/>
            </w:pPr>
            <w:r>
              <w:rPr>
                <w:rtl w:val="0"/>
              </w:rPr>
              <w:t xml:space="preserve">Các tác nhân xác thực danh tính để vào đúng khu vực làm việc theo vai trò và kết thúc phiên làm việc an toàn.</w:t>
            </w:r>
          </w:p>
        </w:tc>
      </w:tr>
      <w:tr>
        <w:trPr>
          <w:cantSplit w:val="1"/>
          <w:tblHeader w:val="0"/>
        </w:trPr>
        <w:tc>
          <w:tcPr>
            <w:vAlign w:val="center"/>
          </w:tcPr>
          <w:p w:rsidR="00000000" w:rsidDel="00000000" w:rsidP="00000000" w:rsidRDefault="00000000" w:rsidRPr="00000000" w14:paraId="00000225">
            <w:pPr>
              <w:spacing w:after="40" w:before="40" w:line="252.00000000000003" w:lineRule="auto"/>
              <w:jc w:val="center"/>
              <w:rPr/>
            </w:pPr>
            <w:r>
              <w:rPr>
                <w:rtl w:val="0"/>
              </w:rPr>
              <w:t xml:space="preserve">UC03</w:t>
            </w:r>
          </w:p>
        </w:tc>
        <w:tc>
          <w:tcPr>
            <w:vAlign w:val="center"/>
          </w:tcPr>
          <w:p w:rsidR="00000000" w:rsidDel="00000000" w:rsidP="00000000" w:rsidRDefault="00000000" w:rsidRPr="00000000" w14:paraId="00000226">
            <w:pPr>
              <w:spacing w:after="40" w:before="40" w:line="252.00000000000003" w:lineRule="auto"/>
              <w:jc w:val="center"/>
              <w:rPr/>
            </w:pPr>
            <w:r>
              <w:rPr>
                <w:rtl w:val="0"/>
              </w:rPr>
              <w:t xml:space="preserve">Tra cứu thực đơn và đặt hàng</w:t>
            </w:r>
          </w:p>
        </w:tc>
        <w:tc>
          <w:tcPr>
            <w:vAlign w:val="center"/>
          </w:tcPr>
          <w:p w:rsidR="00000000" w:rsidDel="00000000" w:rsidP="00000000" w:rsidRDefault="00000000" w:rsidRPr="00000000" w14:paraId="00000227">
            <w:pPr>
              <w:spacing w:after="40" w:before="40" w:line="252.00000000000003" w:lineRule="auto"/>
              <w:jc w:val="both"/>
              <w:rPr/>
            </w:pPr>
            <w:r>
              <w:rPr>
                <w:rtl w:val="0"/>
              </w:rPr>
              <w:t xml:space="preserve">Khách hàng chọn chi nhánh, tìm và xem chi tiết món, quản lý giỏ hàng rồi tạo đơn theo hình thức mang đi hoặc giao tận nơi.</w:t>
            </w:r>
          </w:p>
        </w:tc>
      </w:tr>
      <w:tr>
        <w:trPr>
          <w:cantSplit w:val="1"/>
          <w:tblHeader w:val="0"/>
        </w:trPr>
        <w:tc>
          <w:tcPr>
            <w:vAlign w:val="center"/>
          </w:tcPr>
          <w:p w:rsidR="00000000" w:rsidDel="00000000" w:rsidP="00000000" w:rsidRDefault="00000000" w:rsidRPr="00000000" w14:paraId="00000228">
            <w:pPr>
              <w:spacing w:after="40" w:before="40" w:line="252.00000000000003" w:lineRule="auto"/>
              <w:jc w:val="center"/>
              <w:rPr/>
            </w:pPr>
            <w:r>
              <w:rPr>
                <w:rtl w:val="0"/>
              </w:rPr>
              <w:t xml:space="preserve">UC04</w:t>
            </w:r>
          </w:p>
        </w:tc>
        <w:tc>
          <w:tcPr>
            <w:vAlign w:val="center"/>
          </w:tcPr>
          <w:p w:rsidR="00000000" w:rsidDel="00000000" w:rsidP="00000000" w:rsidRDefault="00000000" w:rsidRPr="00000000" w14:paraId="00000229">
            <w:pPr>
              <w:spacing w:after="40" w:before="40" w:line="252.00000000000003" w:lineRule="auto"/>
              <w:jc w:val="center"/>
              <w:rPr/>
            </w:pPr>
            <w:r>
              <w:rPr>
                <w:rtl w:val="0"/>
              </w:rPr>
              <w:t xml:space="preserve">Thanh toán đơn hàng</w:t>
            </w:r>
          </w:p>
        </w:tc>
        <w:tc>
          <w:tcPr>
            <w:vAlign w:val="center"/>
          </w:tcPr>
          <w:p w:rsidR="00000000" w:rsidDel="00000000" w:rsidP="00000000" w:rsidRDefault="00000000" w:rsidRPr="00000000" w14:paraId="0000022A">
            <w:pPr>
              <w:spacing w:after="40" w:before="40" w:line="252.00000000000003" w:lineRule="auto"/>
              <w:jc w:val="both"/>
              <w:rPr/>
            </w:pPr>
            <w:r>
              <w:rPr>
                <w:rtl w:val="0"/>
              </w:rPr>
              <w:t xml:space="preserve">Khách hàng chọn phương thức thanh toán cho đơn vừa tạo và nhận thông tin xác nhận đơn hàng.</w:t>
            </w:r>
          </w:p>
        </w:tc>
      </w:tr>
      <w:tr>
        <w:trPr>
          <w:cantSplit w:val="1"/>
          <w:tblHeader w:val="0"/>
        </w:trPr>
        <w:tc>
          <w:tcPr>
            <w:vAlign w:val="center"/>
          </w:tcPr>
          <w:p w:rsidR="00000000" w:rsidDel="00000000" w:rsidP="00000000" w:rsidRDefault="00000000" w:rsidRPr="00000000" w14:paraId="0000022B">
            <w:pPr>
              <w:spacing w:after="40" w:before="40" w:line="252.00000000000003" w:lineRule="auto"/>
              <w:jc w:val="center"/>
              <w:rPr/>
            </w:pPr>
            <w:r>
              <w:rPr>
                <w:rtl w:val="0"/>
              </w:rPr>
              <w:t xml:space="preserve">UC05</w:t>
            </w:r>
          </w:p>
        </w:tc>
        <w:tc>
          <w:tcPr>
            <w:vAlign w:val="center"/>
          </w:tcPr>
          <w:p w:rsidR="00000000" w:rsidDel="00000000" w:rsidP="00000000" w:rsidRDefault="00000000" w:rsidRPr="00000000" w14:paraId="0000022C">
            <w:pPr>
              <w:spacing w:after="40" w:before="40" w:line="252.00000000000003" w:lineRule="auto"/>
              <w:jc w:val="both"/>
              <w:rPr/>
            </w:pPr>
            <w:r>
              <w:rPr>
                <w:rtl w:val="0"/>
              </w:rPr>
              <w:t xml:space="preserve">Quản lý hồ sơ và theo dõi đơn hàng</w:t>
            </w:r>
          </w:p>
        </w:tc>
        <w:tc>
          <w:tcPr>
            <w:vAlign w:val="center"/>
          </w:tcPr>
          <w:p w:rsidR="00000000" w:rsidDel="00000000" w:rsidP="00000000" w:rsidRDefault="00000000" w:rsidRPr="00000000" w14:paraId="0000022D">
            <w:pPr>
              <w:spacing w:after="40" w:before="40" w:line="252.00000000000003" w:lineRule="auto"/>
              <w:jc w:val="both"/>
              <w:rPr/>
            </w:pPr>
            <w:r>
              <w:rPr>
                <w:rtl w:val="0"/>
              </w:rPr>
              <w:t xml:space="preserve">Khách hàng cập nhật hồ sơ, địa chỉ giao hàng, món yêu thích, kho mã giảm giá và theo dõi tiến trình các đơn đã đặt.</w:t>
            </w:r>
          </w:p>
        </w:tc>
      </w:tr>
      <w:tr>
        <w:trPr>
          <w:cantSplit w:val="1"/>
          <w:tblHeader w:val="0"/>
        </w:trPr>
        <w:tc>
          <w:tcPr>
            <w:vAlign w:val="center"/>
          </w:tcPr>
          <w:p w:rsidR="00000000" w:rsidDel="00000000" w:rsidP="00000000" w:rsidRDefault="00000000" w:rsidRPr="00000000" w14:paraId="0000022E">
            <w:pPr>
              <w:spacing w:after="40" w:before="40" w:line="252.00000000000003" w:lineRule="auto"/>
              <w:jc w:val="center"/>
              <w:rPr/>
            </w:pPr>
            <w:r>
              <w:rPr>
                <w:rtl w:val="0"/>
              </w:rPr>
              <w:t xml:space="preserve">UC06</w:t>
            </w:r>
          </w:p>
        </w:tc>
        <w:tc>
          <w:tcPr>
            <w:vAlign w:val="center"/>
          </w:tcPr>
          <w:p w:rsidR="00000000" w:rsidDel="00000000" w:rsidP="00000000" w:rsidRDefault="00000000" w:rsidRPr="00000000" w14:paraId="0000022F">
            <w:pPr>
              <w:spacing w:after="40" w:before="40" w:line="252.00000000000003" w:lineRule="auto"/>
              <w:jc w:val="center"/>
              <w:rPr/>
            </w:pPr>
            <w:r>
              <w:rPr>
                <w:rtl w:val="0"/>
              </w:rPr>
              <w:t xml:space="preserve">Đánh giá đơn hàng</w:t>
            </w:r>
          </w:p>
        </w:tc>
        <w:tc>
          <w:tcPr>
            <w:vAlign w:val="center"/>
          </w:tcPr>
          <w:p w:rsidR="00000000" w:rsidDel="00000000" w:rsidP="00000000" w:rsidRDefault="00000000" w:rsidRPr="00000000" w14:paraId="00000230">
            <w:pPr>
              <w:spacing w:after="40" w:before="40" w:line="252.00000000000003" w:lineRule="auto"/>
              <w:jc w:val="both"/>
              <w:rPr/>
            </w:pPr>
            <w:r>
              <w:rPr>
                <w:rtl w:val="0"/>
              </w:rPr>
              <w:t xml:space="preserve">Khách hàng chấm sao và nhận xét về món ăn cùng khâu giao hàng sau khi đơn hoàn thành.</w:t>
            </w:r>
          </w:p>
        </w:tc>
      </w:tr>
      <w:tr>
        <w:trPr>
          <w:cantSplit w:val="1"/>
          <w:tblHeader w:val="0"/>
        </w:trPr>
        <w:tc>
          <w:tcPr>
            <w:vAlign w:val="center"/>
          </w:tcPr>
          <w:p w:rsidR="00000000" w:rsidDel="00000000" w:rsidP="00000000" w:rsidRDefault="00000000" w:rsidRPr="00000000" w14:paraId="00000231">
            <w:pPr>
              <w:spacing w:after="40" w:before="40" w:line="252.00000000000003" w:lineRule="auto"/>
              <w:jc w:val="center"/>
              <w:rPr/>
            </w:pPr>
            <w:r>
              <w:rPr>
                <w:rtl w:val="0"/>
              </w:rPr>
              <w:t xml:space="preserve">UC07</w:t>
            </w:r>
          </w:p>
        </w:tc>
        <w:tc>
          <w:tcPr>
            <w:vAlign w:val="center"/>
          </w:tcPr>
          <w:p w:rsidR="00000000" w:rsidDel="00000000" w:rsidP="00000000" w:rsidRDefault="00000000" w:rsidRPr="00000000" w14:paraId="00000232">
            <w:pPr>
              <w:spacing w:after="40" w:before="40" w:line="252.00000000000003" w:lineRule="auto"/>
              <w:jc w:val="center"/>
              <w:rPr/>
            </w:pPr>
            <w:r>
              <w:rPr>
                <w:rtl w:val="0"/>
              </w:rPr>
              <w:t xml:space="preserve">Tư vấn thực đơn bằng trợ lý AI</w:t>
            </w:r>
          </w:p>
        </w:tc>
        <w:tc>
          <w:tcPr>
            <w:vAlign w:val="center"/>
          </w:tcPr>
          <w:p w:rsidR="00000000" w:rsidDel="00000000" w:rsidP="00000000" w:rsidRDefault="00000000" w:rsidRPr="00000000" w14:paraId="00000233">
            <w:pPr>
              <w:spacing w:after="40" w:before="40" w:line="252.00000000000003" w:lineRule="auto"/>
              <w:jc w:val="both"/>
              <w:rPr/>
            </w:pPr>
            <w:r>
              <w:rPr>
                <w:rtl w:val="0"/>
              </w:rPr>
              <w:t xml:space="preserve">Khách hàng đã đăng nhập hỏi về món ăn, giá hoặc cách đặt món; trợ lý trả lời theo từ khoá hoặc qua Google Gemini dựa trên thực đơn của chi nhánh.</w:t>
            </w:r>
          </w:p>
        </w:tc>
      </w:tr>
      <w:tr>
        <w:trPr>
          <w:cantSplit w:val="1"/>
          <w:tblHeader w:val="0"/>
        </w:trPr>
        <w:tc>
          <w:tcPr>
            <w:vAlign w:val="center"/>
          </w:tcPr>
          <w:p w:rsidR="00000000" w:rsidDel="00000000" w:rsidP="00000000" w:rsidRDefault="00000000" w:rsidRPr="00000000" w14:paraId="00000234">
            <w:pPr>
              <w:spacing w:after="40" w:before="40" w:line="252.00000000000003" w:lineRule="auto"/>
              <w:jc w:val="center"/>
              <w:rPr/>
            </w:pPr>
            <w:r>
              <w:rPr>
                <w:rtl w:val="0"/>
              </w:rPr>
              <w:t xml:space="preserve">UC08</w:t>
            </w:r>
          </w:p>
        </w:tc>
        <w:tc>
          <w:tcPr>
            <w:vAlign w:val="center"/>
          </w:tcPr>
          <w:p w:rsidR="00000000" w:rsidDel="00000000" w:rsidP="00000000" w:rsidRDefault="00000000" w:rsidRPr="00000000" w14:paraId="00000235">
            <w:pPr>
              <w:spacing w:after="40" w:before="40" w:line="252.00000000000003" w:lineRule="auto"/>
              <w:jc w:val="center"/>
              <w:rPr/>
            </w:pPr>
            <w:r>
              <w:rPr>
                <w:rtl w:val="0"/>
              </w:rPr>
              <w:t xml:space="preserve">Xử lý đơn hàng chi nhánh</w:t>
            </w:r>
          </w:p>
        </w:tc>
        <w:tc>
          <w:tcPr>
            <w:vAlign w:val="center"/>
          </w:tcPr>
          <w:p w:rsidR="00000000" w:rsidDel="00000000" w:rsidP="00000000" w:rsidRDefault="00000000" w:rsidRPr="00000000" w14:paraId="00000236">
            <w:pPr>
              <w:spacing w:after="40" w:before="40" w:line="252.00000000000003" w:lineRule="auto"/>
              <w:jc w:val="both"/>
              <w:rPr/>
            </w:pPr>
            <w:r>
              <w:rPr>
                <w:rtl w:val="0"/>
              </w:rPr>
              <w:t xml:space="preserve">Quản lý duyệt, huỷ và cập nhật tiến trình đơn hàng của chi nhánh, kèm nhật ký cho từng lần chuyển trạng thái.</w:t>
            </w:r>
          </w:p>
        </w:tc>
      </w:tr>
      <w:tr>
        <w:trPr>
          <w:cantSplit w:val="1"/>
          <w:tblHeader w:val="0"/>
        </w:trPr>
        <w:tc>
          <w:tcPr>
            <w:vAlign w:val="center"/>
          </w:tcPr>
          <w:p w:rsidR="00000000" w:rsidDel="00000000" w:rsidP="00000000" w:rsidRDefault="00000000" w:rsidRPr="00000000" w14:paraId="00000237">
            <w:pPr>
              <w:spacing w:after="40" w:before="40" w:line="252.00000000000003" w:lineRule="auto"/>
              <w:jc w:val="center"/>
              <w:rPr/>
            </w:pPr>
            <w:r>
              <w:rPr>
                <w:rtl w:val="0"/>
              </w:rPr>
              <w:t xml:space="preserve">UC09</w:t>
            </w:r>
          </w:p>
        </w:tc>
        <w:tc>
          <w:tcPr>
            <w:vAlign w:val="center"/>
          </w:tcPr>
          <w:p w:rsidR="00000000" w:rsidDel="00000000" w:rsidP="00000000" w:rsidRDefault="00000000" w:rsidRPr="00000000" w14:paraId="00000238">
            <w:pPr>
              <w:spacing w:after="40" w:before="40" w:line="252.00000000000003" w:lineRule="auto"/>
              <w:jc w:val="both"/>
              <w:rPr/>
            </w:pPr>
            <w:r>
              <w:rPr>
                <w:rtl w:val="0"/>
              </w:rPr>
              <w:t xml:space="preserve">Quản lý thực đơn và giá bán chi nhánh</w:t>
            </w:r>
          </w:p>
        </w:tc>
        <w:tc>
          <w:tcPr>
            <w:vAlign w:val="center"/>
          </w:tcPr>
          <w:p w:rsidR="00000000" w:rsidDel="00000000" w:rsidP="00000000" w:rsidRDefault="00000000" w:rsidRPr="00000000" w14:paraId="00000239">
            <w:pPr>
              <w:spacing w:after="40" w:before="40" w:line="252.00000000000003" w:lineRule="auto"/>
              <w:jc w:val="both"/>
              <w:rPr/>
            </w:pPr>
            <w:r>
              <w:rPr>
                <w:rtl w:val="0"/>
              </w:rPr>
              <w:t xml:space="preserve">Quản lý chọn món bày bán, đặt giá riêng, cập nhật tồn và đánh dấu còn hoặc hết món cho chi nhánh.</w:t>
            </w:r>
          </w:p>
        </w:tc>
      </w:tr>
      <w:tr>
        <w:trPr>
          <w:cantSplit w:val="1"/>
          <w:tblHeader w:val="0"/>
        </w:trPr>
        <w:tc>
          <w:tcPr>
            <w:vAlign w:val="center"/>
          </w:tcPr>
          <w:p w:rsidR="00000000" w:rsidDel="00000000" w:rsidP="00000000" w:rsidRDefault="00000000" w:rsidRPr="00000000" w14:paraId="0000023A">
            <w:pPr>
              <w:spacing w:after="40" w:before="40" w:line="252.00000000000003" w:lineRule="auto"/>
              <w:jc w:val="center"/>
              <w:rPr/>
            </w:pPr>
            <w:r>
              <w:rPr>
                <w:rtl w:val="0"/>
              </w:rPr>
              <w:t xml:space="preserve">UC10</w:t>
            </w:r>
          </w:p>
        </w:tc>
        <w:tc>
          <w:tcPr>
            <w:vAlign w:val="center"/>
          </w:tcPr>
          <w:p w:rsidR="00000000" w:rsidDel="00000000" w:rsidP="00000000" w:rsidRDefault="00000000" w:rsidRPr="00000000" w14:paraId="0000023B">
            <w:pPr>
              <w:spacing w:after="40" w:before="40" w:line="252.00000000000003" w:lineRule="auto"/>
              <w:jc w:val="center"/>
              <w:rPr/>
            </w:pPr>
            <w:r>
              <w:rPr>
                <w:rtl w:val="0"/>
              </w:rPr>
              <w:t xml:space="preserve">Quản lý nhân sự và ca làm việc</w:t>
            </w:r>
          </w:p>
        </w:tc>
        <w:tc>
          <w:tcPr>
            <w:vAlign w:val="center"/>
          </w:tcPr>
          <w:p w:rsidR="00000000" w:rsidDel="00000000" w:rsidP="00000000" w:rsidRDefault="00000000" w:rsidRPr="00000000" w14:paraId="0000023C">
            <w:pPr>
              <w:spacing w:after="40" w:before="40" w:line="252.00000000000003" w:lineRule="auto"/>
              <w:jc w:val="both"/>
              <w:rPr/>
            </w:pPr>
            <w:r>
              <w:rPr>
                <w:rtl w:val="0"/>
              </w:rPr>
              <w:t xml:space="preserve">Quản lý cấp và kiểm soát tài khoản nhân viên, đầu bếp; </w:t>
            </w:r>
            <w:del w:id="9024" w:author="Claude" w:date="2026-10-24T12:00:00Z">
              <w:r>
                <w:rPr>
                  <w:rtl w:val="0"/>
                </w:rPr>
                <w:delText xml:space="preserve">khai báo, điều chỉnh danh mục ca làm của chi nhánh.</w:delText>
              </w:r>
            </w:del>
            <w:ins w:id="9025" w:author="Claude" w:date="2026-10-24T12:00:00Z">
              <w:r>
                <w:rPr>
                  <w:rtl w:val="0"/>
                </w:rPr>
                <w:t xml:space="preserve">khai báo, điều chỉnh danh mục ca làm và xếp lịch làm theo tuần cho chi nhánh.</w:t>
              </w:r>
            </w:ins>
          </w:p>
        </w:tc>
      </w:tr>
      <w:tr>
        <w:trPr>
          <w:cantSplit w:val="1"/>
          <w:tblHeader w:val="0"/>
        </w:trPr>
        <w:tc>
          <w:tcPr>
            <w:vAlign w:val="center"/>
          </w:tcPr>
          <w:p w:rsidR="00000000" w:rsidDel="00000000" w:rsidP="00000000" w:rsidRDefault="00000000" w:rsidRPr="00000000" w14:paraId="0000023D">
            <w:pPr>
              <w:spacing w:after="40" w:before="40" w:line="252.00000000000003" w:lineRule="auto"/>
              <w:jc w:val="center"/>
              <w:rPr/>
            </w:pPr>
            <w:r>
              <w:rPr>
                <w:rtl w:val="0"/>
              </w:rPr>
              <w:t xml:space="preserve">UC11</w:t>
            </w:r>
          </w:p>
        </w:tc>
        <w:tc>
          <w:tcPr>
            <w:vAlign w:val="center"/>
          </w:tcPr>
          <w:p w:rsidR="00000000" w:rsidDel="00000000" w:rsidP="00000000" w:rsidRDefault="00000000" w:rsidRPr="00000000" w14:paraId="0000023E">
            <w:pPr>
              <w:spacing w:after="40" w:before="40" w:line="252.00000000000003" w:lineRule="auto"/>
              <w:jc w:val="center"/>
              <w:rPr/>
            </w:pPr>
            <w:r>
              <w:rPr>
                <w:rtl w:val="0"/>
              </w:rPr>
              <w:t xml:space="preserve">Chấm công bằng nhận diện khuôn mặt</w:t>
            </w:r>
          </w:p>
        </w:tc>
        <w:tc>
          <w:tcPr>
            <w:vAlign w:val="center"/>
          </w:tcPr>
          <w:p w:rsidR="00000000" w:rsidDel="00000000" w:rsidP="00000000" w:rsidRDefault="00000000" w:rsidRPr="00000000" w14:paraId="0000023F">
            <w:pPr>
              <w:spacing w:after="40" w:before="40" w:line="252.00000000000003" w:lineRule="auto"/>
              <w:jc w:val="both"/>
              <w:rPr/>
            </w:pPr>
            <w:r>
              <w:rPr>
                <w:rtl w:val="0"/>
              </w:rPr>
              <w:t xml:space="preserve">Quản lý đăng ký mẫu khuôn mặt, ghép và thu hồi thiết bị quầy; nhân viên, đầu bếp chấm vào, chấm ra, ra ca sớm; quản lý chấm công thủ công khi cần.</w:t>
            </w:r>
          </w:p>
        </w:tc>
      </w:tr>
      <w:tr>
        <w:trPr>
          <w:cantSplit w:val="1"/>
          <w:tblHeader w:val="0"/>
        </w:trPr>
        <w:tc>
          <w:tcPr>
            <w:vAlign w:val="center"/>
          </w:tcPr>
          <w:p w:rsidR="00000000" w:rsidDel="00000000" w:rsidP="00000000" w:rsidRDefault="00000000" w:rsidRPr="00000000" w14:paraId="00000240">
            <w:pPr>
              <w:spacing w:after="40" w:before="40" w:line="252.00000000000003" w:lineRule="auto"/>
              <w:jc w:val="center"/>
              <w:rPr/>
            </w:pPr>
            <w:r>
              <w:rPr>
                <w:rtl w:val="0"/>
              </w:rPr>
              <w:t xml:space="preserve">UC12</w:t>
            </w:r>
          </w:p>
        </w:tc>
        <w:tc>
          <w:tcPr>
            <w:vAlign w:val="center"/>
          </w:tcPr>
          <w:p w:rsidR="00000000" w:rsidDel="00000000" w:rsidP="00000000" w:rsidRDefault="00000000" w:rsidRPr="00000000" w14:paraId="00000241">
            <w:pPr>
              <w:spacing w:after="40" w:before="40" w:line="252.00000000000003" w:lineRule="auto"/>
              <w:jc w:val="center"/>
              <w:rPr/>
            </w:pPr>
            <w:r>
              <w:rPr>
                <w:rtl w:val="0"/>
              </w:rPr>
              <w:t xml:space="preserve">Quản lý bảng lương</w:t>
            </w:r>
          </w:p>
        </w:tc>
        <w:tc>
          <w:tcPr>
            <w:vAlign w:val="center"/>
          </w:tcPr>
          <w:p w:rsidR="00000000" w:rsidDel="00000000" w:rsidP="00000000" w:rsidRDefault="00000000" w:rsidRPr="00000000" w14:paraId="00000242">
            <w:pPr>
              <w:spacing w:after="40" w:before="40" w:line="252.00000000000003" w:lineRule="auto"/>
              <w:jc w:val="both"/>
              <w:rPr/>
            </w:pPr>
            <w:r>
              <w:rPr>
                <w:rtl w:val="0"/>
              </w:rPr>
              <w:t xml:space="preserve">Quản lý tính lương theo giờ công, ghi từng khoản thưởng và phạt kèm lý do, chốt bảng lương theo ba bước và kết xuất ra Excel.</w:t>
            </w:r>
          </w:p>
        </w:tc>
      </w:tr>
      <w:tr>
        <w:trPr>
          <w:cantSplit w:val="1"/>
          <w:tblHeader w:val="0"/>
        </w:trPr>
        <w:tc>
          <w:tcPr>
            <w:vAlign w:val="center"/>
          </w:tcPr>
          <w:p w:rsidR="00000000" w:rsidDel="00000000" w:rsidP="00000000" w:rsidRDefault="00000000" w:rsidRPr="00000000" w14:paraId="00000243">
            <w:pPr>
              <w:spacing w:after="40" w:before="40" w:line="252.00000000000003" w:lineRule="auto"/>
              <w:jc w:val="center"/>
              <w:rPr/>
            </w:pPr>
            <w:r>
              <w:rPr>
                <w:rtl w:val="0"/>
              </w:rPr>
              <w:t xml:space="preserve">UC13</w:t>
            </w:r>
          </w:p>
        </w:tc>
        <w:tc>
          <w:tcPr>
            <w:vAlign w:val="center"/>
          </w:tcPr>
          <w:p w:rsidR="00000000" w:rsidDel="00000000" w:rsidP="00000000" w:rsidRDefault="00000000" w:rsidRPr="00000000" w14:paraId="00000244">
            <w:pPr>
              <w:spacing w:after="40" w:before="40" w:line="252.00000000000003" w:lineRule="auto"/>
              <w:jc w:val="center"/>
              <w:rPr/>
            </w:pPr>
            <w:r>
              <w:rPr>
                <w:rtl w:val="0"/>
              </w:rPr>
              <w:t xml:space="preserve">Báo cáo doanh thu</w:t>
            </w:r>
          </w:p>
        </w:tc>
        <w:tc>
          <w:tcPr>
            <w:vAlign w:val="center"/>
          </w:tcPr>
          <w:p w:rsidR="00000000" w:rsidDel="00000000" w:rsidP="00000000" w:rsidRDefault="00000000" w:rsidRPr="00000000" w14:paraId="00000245">
            <w:pPr>
              <w:spacing w:after="40" w:before="40" w:line="252.00000000000003" w:lineRule="auto"/>
              <w:jc w:val="both"/>
              <w:rPr/>
            </w:pPr>
            <w:r>
              <w:rPr>
                <w:rtl w:val="0"/>
              </w:rPr>
              <w:t xml:space="preserve">Quản lý chi nhánh xem số lượng đơn hàng, doanh thu theo khoảng thời gian, theo phương thức thanh toán và thống kê nhóm món bán chạy của chi nhánh.</w:t>
            </w:r>
          </w:p>
        </w:tc>
      </w:tr>
      <w:tr>
        <w:trPr>
          <w:cantSplit w:val="1"/>
          <w:tblHeader w:val="0"/>
        </w:trPr>
        <w:tc>
          <w:tcPr>
            <w:vAlign w:val="center"/>
          </w:tcPr>
          <w:p w:rsidR="00000000" w:rsidDel="00000000" w:rsidP="00000000" w:rsidRDefault="00000000" w:rsidRPr="00000000" w14:paraId="00000246">
            <w:pPr>
              <w:spacing w:after="40" w:before="40" w:line="252.00000000000003" w:lineRule="auto"/>
              <w:jc w:val="center"/>
              <w:rPr/>
            </w:pPr>
            <w:r>
              <w:rPr>
                <w:rtl w:val="0"/>
              </w:rPr>
              <w:t xml:space="preserve">UC14</w:t>
            </w:r>
          </w:p>
        </w:tc>
        <w:tc>
          <w:tcPr>
            <w:vAlign w:val="center"/>
          </w:tcPr>
          <w:p w:rsidR="00000000" w:rsidDel="00000000" w:rsidP="00000000" w:rsidRDefault="00000000" w:rsidRPr="00000000" w14:paraId="00000247">
            <w:pPr>
              <w:spacing w:after="40" w:before="40" w:line="252.00000000000003" w:lineRule="auto"/>
              <w:jc w:val="both"/>
              <w:rPr/>
            </w:pPr>
            <w:r>
              <w:rPr>
                <w:rtl w:val="0"/>
              </w:rPr>
              <w:t xml:space="preserve">Theo dõi báo cáo và đánh giá chi nhánh</w:t>
            </w:r>
          </w:p>
        </w:tc>
        <w:tc>
          <w:tcPr>
            <w:vAlign w:val="center"/>
          </w:tcPr>
          <w:p w:rsidR="00000000" w:rsidDel="00000000" w:rsidP="00000000" w:rsidRDefault="00000000" w:rsidRPr="00000000" w14:paraId="00000248">
            <w:pPr>
              <w:spacing w:after="40" w:before="40" w:line="252.00000000000003" w:lineRule="auto"/>
              <w:jc w:val="both"/>
              <w:rPr/>
            </w:pPr>
            <w:r>
              <w:rPr>
                <w:rtl w:val="0"/>
              </w:rPr>
              <w:t xml:space="preserve">Quản lý xem báo cáo doanh thu theo thời gian, phương thức thanh toán, món bán chạy và phản hồi các đánh giá của khách hàng.</w:t>
            </w:r>
          </w:p>
        </w:tc>
      </w:tr>
      <w:tr>
        <w:trPr>
          <w:cantSplit w:val="1"/>
          <w:tblHeader w:val="0"/>
        </w:trPr>
        <w:tc>
          <w:tcPr>
            <w:vAlign w:val="center"/>
          </w:tcPr>
          <w:p w:rsidR="00000000" w:rsidDel="00000000" w:rsidP="00000000" w:rsidRDefault="00000000" w:rsidRPr="00000000" w14:paraId="00000249">
            <w:pPr>
              <w:spacing w:after="40" w:before="40" w:line="252.00000000000003" w:lineRule="auto"/>
              <w:jc w:val="center"/>
              <w:rPr/>
            </w:pPr>
            <w:r>
              <w:rPr>
                <w:rtl w:val="0"/>
              </w:rPr>
              <w:t xml:space="preserve">UC15</w:t>
            </w:r>
          </w:p>
        </w:tc>
        <w:tc>
          <w:tcPr>
            <w:vAlign w:val="center"/>
          </w:tcPr>
          <w:p w:rsidR="00000000" w:rsidDel="00000000" w:rsidP="00000000" w:rsidRDefault="00000000" w:rsidRPr="00000000" w14:paraId="0000024A">
            <w:pPr>
              <w:spacing w:after="40" w:before="40" w:line="252.00000000000003" w:lineRule="auto"/>
              <w:jc w:val="both"/>
              <w:rPr/>
            </w:pPr>
            <w:r>
              <w:rPr>
                <w:rtl w:val="0"/>
              </w:rPr>
              <w:t xml:space="preserve">Quản trị hệ thống và cấp phát tài khoản quản lý</w:t>
            </w:r>
          </w:p>
        </w:tc>
        <w:tc>
          <w:tcPr>
            <w:vAlign w:val="center"/>
          </w:tcPr>
          <w:p w:rsidR="00000000" w:rsidDel="00000000" w:rsidP="00000000" w:rsidRDefault="00000000" w:rsidRPr="00000000" w14:paraId="0000024B">
            <w:pPr>
              <w:spacing w:after="40" w:before="40" w:line="252.00000000000003" w:lineRule="auto"/>
              <w:jc w:val="both"/>
              <w:rPr/>
            </w:pPr>
            <w:r>
              <w:rPr>
                <w:rtl w:val="0"/>
              </w:rPr>
              <w:t xml:space="preserve">Quản trị viên quản lý dữ liệu nền của chuỗi và cấp tài khoản quản lý cho từng chi nhánh trên trang quản trị.</w:t>
            </w:r>
          </w:p>
        </w:tc>
      </w:tr>
    </w:tbl>
    <w:p w:rsidR="00000000" w:rsidDel="00000000" w:rsidP="00000000" w:rsidRDefault="00000000" w:rsidRPr="00000000" w14:paraId="0000024C">
      <w:pPr>
        <w:keepNext w:val="1"/>
        <w:spacing w:before="120" w:lineRule="auto"/>
        <w:jc w:val="both"/>
        <w:rPr>
          <w:b w:val="1"/>
          <w:bCs w:val="1"/>
        </w:rPr>
      </w:pPr>
      <w:r>
        <w:rPr>
          <w:b w:val="1"/>
          <w:bCs w:val="1"/>
          <w:rtl w:val="0"/>
        </w:rPr>
        <w:t xml:space="preserve">b. Danh sách các Actor</w:t>
      </w:r>
    </w:p>
    <w:bookmarkStart w:colFirst="0" w:colLast="0" w:name="u6n6fu5pm9hd" w:id="24"/>
    <w:bookmarkEnd w:id="24"/>
    <w:p w:rsidR="00000000" w:rsidDel="00000000" w:rsidP="00000000" w:rsidRDefault="00000000" w:rsidRPr="00000000" w14:paraId="0000024D">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Danh sách các actor.</w:t>
      </w:r>
      <w:r>
        <w:rPr>
          <w:rtl w:val="0"/>
        </w:rPr>
      </w:r>
    </w:p>
    <w:tbl>
      <w:tblPr>
        <w:tblStyle w:val="Table7"/>
        <w:tblW w:w="90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3"/>
        <w:gridCol w:w="2832"/>
        <w:gridCol w:w="5096"/>
        <w:tblGridChange w:id="0">
          <w:tblGrid>
            <w:gridCol w:w="1133"/>
            <w:gridCol w:w="2832"/>
            <w:gridCol w:w="5096"/>
          </w:tblGrid>
        </w:tblGridChange>
      </w:tblGrid>
      <w:tr>
        <w:trPr>
          <w:cantSplit w:val="1"/>
          <w:tblHeader w:val="1"/>
        </w:trPr>
        <w:tc>
          <w:tcPr>
            <w:shd w:fill="ededed" w:val="clear"/>
            <w:vAlign w:val="center"/>
          </w:tcPr>
          <w:p w:rsidR="00000000" w:rsidDel="00000000" w:rsidP="00000000" w:rsidRDefault="00000000" w:rsidRPr="00000000" w14:paraId="0000024E">
            <w:pPr>
              <w:keepNext w:val="1"/>
              <w:spacing w:after="40" w:before="40" w:line="252.00000000000003" w:lineRule="auto"/>
              <w:jc w:val="center"/>
              <w:rPr>
                <w:b w:val="1"/>
                <w:bCs w:val="1"/>
              </w:rPr>
            </w:pPr>
            <w:r>
              <w:rPr>
                <w:b w:val="1"/>
                <w:bCs w:val="1"/>
                <w:rtl w:val="0"/>
              </w:rPr>
              <w:t xml:space="preserve">Mã</w:t>
            </w:r>
          </w:p>
        </w:tc>
        <w:tc>
          <w:tcPr>
            <w:shd w:fill="ededed" w:val="clear"/>
            <w:vAlign w:val="center"/>
          </w:tcPr>
          <w:p w:rsidR="00000000" w:rsidDel="00000000" w:rsidP="00000000" w:rsidRDefault="00000000" w:rsidRPr="00000000" w14:paraId="0000024F">
            <w:pPr>
              <w:keepNext w:val="1"/>
              <w:spacing w:after="40" w:before="40" w:line="252.00000000000003" w:lineRule="auto"/>
              <w:jc w:val="center"/>
              <w:rPr>
                <w:b w:val="1"/>
                <w:bCs w:val="1"/>
              </w:rPr>
            </w:pPr>
            <w:r>
              <w:rPr>
                <w:b w:val="1"/>
                <w:bCs w:val="1"/>
                <w:rtl w:val="0"/>
              </w:rPr>
              <w:t xml:space="preserve">Tác nhân</w:t>
            </w:r>
          </w:p>
        </w:tc>
        <w:tc>
          <w:tcPr>
            <w:shd w:fill="ededed" w:val="clear"/>
            <w:vAlign w:val="center"/>
          </w:tcPr>
          <w:p w:rsidR="00000000" w:rsidDel="00000000" w:rsidP="00000000" w:rsidRDefault="00000000" w:rsidRPr="00000000" w14:paraId="00000250">
            <w:pPr>
              <w:keepNext w:val="1"/>
              <w:spacing w:after="40" w:before="40" w:line="252.00000000000003" w:lineRule="auto"/>
              <w:jc w:val="center"/>
              <w:rPr>
                <w:b w:val="1"/>
                <w:bCs w:val="1"/>
              </w:rPr>
            </w:pPr>
            <w:r>
              <w:rPr>
                <w:b w:val="1"/>
                <w:bCs w:val="1"/>
                <w:rtl w:val="0"/>
              </w:rPr>
              <w:t xml:space="preserve">Mã Use Case</w:t>
            </w:r>
          </w:p>
        </w:tc>
      </w:tr>
      <w:tr>
        <w:trPr>
          <w:cantSplit w:val="1"/>
          <w:tblHeader w:val="0"/>
        </w:trPr>
        <w:tc>
          <w:tcPr>
            <w:vAlign w:val="center"/>
          </w:tcPr>
          <w:p w:rsidR="00000000" w:rsidDel="00000000" w:rsidP="00000000" w:rsidRDefault="00000000" w:rsidRPr="00000000" w14:paraId="00000251">
            <w:pPr>
              <w:spacing w:after="40" w:before="40" w:line="252.00000000000003" w:lineRule="auto"/>
              <w:jc w:val="center"/>
              <w:rPr/>
            </w:pPr>
            <w:r>
              <w:rPr>
                <w:rtl w:val="0"/>
              </w:rPr>
              <w:t xml:space="preserve">TC01</w:t>
            </w:r>
          </w:p>
        </w:tc>
        <w:tc>
          <w:tcPr>
            <w:vAlign w:val="center"/>
          </w:tcPr>
          <w:p w:rsidR="00000000" w:rsidDel="00000000" w:rsidP="00000000" w:rsidRDefault="00000000" w:rsidRPr="00000000" w14:paraId="00000252">
            <w:pPr>
              <w:spacing w:after="40" w:before="40" w:line="252.00000000000003" w:lineRule="auto"/>
              <w:jc w:val="center"/>
              <w:rPr/>
            </w:pPr>
            <w:r>
              <w:rPr>
                <w:rtl w:val="0"/>
              </w:rPr>
              <w:t xml:space="preserve">Khách hàng </w:t>
            </w:r>
          </w:p>
        </w:tc>
        <w:tc>
          <w:tcPr>
            <w:vAlign w:val="center"/>
          </w:tcPr>
          <w:p w:rsidR="00000000" w:rsidDel="00000000" w:rsidP="00000000" w:rsidRDefault="00000000" w:rsidRPr="00000000" w14:paraId="00000253">
            <w:pPr>
              <w:spacing w:after="40" w:before="40" w:line="252.00000000000003" w:lineRule="auto"/>
              <w:jc w:val="center"/>
              <w:rPr/>
            </w:pPr>
            <w:r>
              <w:rPr>
                <w:rtl w:val="0"/>
              </w:rPr>
              <w:t xml:space="preserve">UC01, UC02, UC03, UC04, UC05, UC06, UC07</w:t>
            </w:r>
          </w:p>
        </w:tc>
      </w:tr>
      <w:tr>
        <w:trPr>
          <w:cantSplit w:val="1"/>
          <w:tblHeader w:val="0"/>
        </w:trPr>
        <w:tc>
          <w:tcPr>
            <w:vAlign w:val="center"/>
          </w:tcPr>
          <w:p w:rsidR="00000000" w:rsidDel="00000000" w:rsidP="00000000" w:rsidRDefault="00000000" w:rsidRPr="00000000" w14:paraId="00000254">
            <w:pPr>
              <w:spacing w:after="40" w:before="40" w:line="252.00000000000003" w:lineRule="auto"/>
              <w:jc w:val="center"/>
              <w:rPr/>
            </w:pPr>
            <w:r>
              <w:rPr>
                <w:rtl w:val="0"/>
              </w:rPr>
              <w:t xml:space="preserve">TC02</w:t>
            </w:r>
          </w:p>
        </w:tc>
        <w:tc>
          <w:tcPr>
            <w:vAlign w:val="center"/>
          </w:tcPr>
          <w:p w:rsidR="00000000" w:rsidDel="00000000" w:rsidP="00000000" w:rsidRDefault="00000000" w:rsidRPr="00000000" w14:paraId="00000255">
            <w:pPr>
              <w:spacing w:after="40" w:before="40" w:line="252.00000000000003" w:lineRule="auto"/>
              <w:jc w:val="center"/>
              <w:rPr/>
            </w:pPr>
            <w:r>
              <w:rPr>
                <w:rtl w:val="0"/>
              </w:rPr>
              <w:t xml:space="preserve">Quản lý chi nhánh</w:t>
            </w:r>
          </w:p>
        </w:tc>
        <w:tc>
          <w:tcPr>
            <w:vAlign w:val="center"/>
          </w:tcPr>
          <w:p w:rsidR="00000000" w:rsidDel="00000000" w:rsidP="00000000" w:rsidRDefault="00000000" w:rsidRPr="00000000" w14:paraId="00000256">
            <w:pPr>
              <w:spacing w:after="40" w:before="40" w:line="252.00000000000003" w:lineRule="auto"/>
              <w:jc w:val="center"/>
              <w:rPr/>
            </w:pPr>
            <w:r>
              <w:rPr>
                <w:rtl w:val="0"/>
              </w:rPr>
              <w:t xml:space="preserve">UC02, UC08, UC09, UC10, UC11, UC12, UC13, UC14</w:t>
            </w:r>
          </w:p>
        </w:tc>
      </w:tr>
      <w:tr>
        <w:trPr>
          <w:cantSplit w:val="1"/>
          <w:tblHeader w:val="0"/>
        </w:trPr>
        <w:tc>
          <w:tcPr>
            <w:vAlign w:val="center"/>
          </w:tcPr>
          <w:p w:rsidR="00000000" w:rsidDel="00000000" w:rsidP="00000000" w:rsidRDefault="00000000" w:rsidRPr="00000000" w14:paraId="00000257">
            <w:pPr>
              <w:spacing w:after="40" w:before="40" w:line="252.00000000000003" w:lineRule="auto"/>
              <w:jc w:val="center"/>
              <w:rPr/>
            </w:pPr>
            <w:r>
              <w:rPr>
                <w:rtl w:val="0"/>
              </w:rPr>
              <w:t xml:space="preserve">TC03</w:t>
            </w:r>
          </w:p>
        </w:tc>
        <w:tc>
          <w:tcPr>
            <w:vAlign w:val="center"/>
          </w:tcPr>
          <w:p w:rsidR="00000000" w:rsidDel="00000000" w:rsidP="00000000" w:rsidRDefault="00000000" w:rsidRPr="00000000" w14:paraId="00000258">
            <w:pPr>
              <w:spacing w:after="40" w:before="40" w:line="252.00000000000003" w:lineRule="auto"/>
              <w:jc w:val="center"/>
              <w:rPr/>
            </w:pPr>
            <w:r>
              <w:rPr>
                <w:rtl w:val="0"/>
              </w:rPr>
              <w:t xml:space="preserve">Nhân viên </w:t>
            </w:r>
          </w:p>
        </w:tc>
        <w:tc>
          <w:tcPr>
            <w:vAlign w:val="center"/>
          </w:tcPr>
          <w:p w:rsidR="00000000" w:rsidDel="00000000" w:rsidP="00000000" w:rsidRDefault="00000000" w:rsidRPr="00000000" w14:paraId="00000259">
            <w:pPr>
              <w:spacing w:after="40" w:before="40" w:line="252.00000000000003" w:lineRule="auto"/>
              <w:jc w:val="center"/>
              <w:rPr/>
            </w:pPr>
            <w:r>
              <w:rPr>
                <w:rtl w:val="0"/>
              </w:rPr>
              <w:t xml:space="preserve">UC02, UC11</w:t>
            </w:r>
          </w:p>
        </w:tc>
      </w:tr>
      <w:tr>
        <w:trPr>
          <w:cantSplit w:val="1"/>
          <w:tblHeader w:val="0"/>
        </w:trPr>
        <w:tc>
          <w:tcPr>
            <w:vAlign w:val="center"/>
          </w:tcPr>
          <w:p w:rsidR="00000000" w:rsidDel="00000000" w:rsidP="00000000" w:rsidRDefault="00000000" w:rsidRPr="00000000" w14:paraId="0000025A">
            <w:pPr>
              <w:spacing w:after="40" w:before="40" w:line="252.00000000000003" w:lineRule="auto"/>
              <w:jc w:val="center"/>
              <w:rPr/>
            </w:pPr>
            <w:r>
              <w:rPr>
                <w:rtl w:val="0"/>
              </w:rPr>
              <w:t xml:space="preserve">TC04</w:t>
            </w:r>
          </w:p>
        </w:tc>
        <w:tc>
          <w:tcPr>
            <w:vAlign w:val="center"/>
          </w:tcPr>
          <w:p w:rsidR="00000000" w:rsidDel="00000000" w:rsidP="00000000" w:rsidRDefault="00000000" w:rsidRPr="00000000" w14:paraId="0000025B">
            <w:pPr>
              <w:spacing w:after="40" w:before="40" w:line="252.00000000000003" w:lineRule="auto"/>
              <w:jc w:val="center"/>
              <w:rPr/>
            </w:pPr>
            <w:r>
              <w:rPr>
                <w:rtl w:val="0"/>
              </w:rPr>
              <w:t xml:space="preserve">Đầu bếp </w:t>
            </w:r>
          </w:p>
        </w:tc>
        <w:tc>
          <w:tcPr>
            <w:vAlign w:val="center"/>
          </w:tcPr>
          <w:p w:rsidR="00000000" w:rsidDel="00000000" w:rsidP="00000000" w:rsidRDefault="00000000" w:rsidRPr="00000000" w14:paraId="0000025C">
            <w:pPr>
              <w:spacing w:after="40" w:before="40" w:line="252.00000000000003" w:lineRule="auto"/>
              <w:jc w:val="center"/>
              <w:rPr/>
            </w:pPr>
            <w:r>
              <w:rPr>
                <w:rtl w:val="0"/>
              </w:rPr>
              <w:t xml:space="preserve">UC02, UC11</w:t>
            </w:r>
          </w:p>
        </w:tc>
      </w:tr>
      <w:tr>
        <w:trPr>
          <w:cantSplit w:val="1"/>
          <w:tblHeader w:val="0"/>
        </w:trPr>
        <w:tc>
          <w:tcPr>
            <w:vAlign w:val="center"/>
          </w:tcPr>
          <w:p w:rsidR="00000000" w:rsidDel="00000000" w:rsidP="00000000" w:rsidRDefault="00000000" w:rsidRPr="00000000" w14:paraId="0000025D">
            <w:pPr>
              <w:spacing w:after="40" w:before="40" w:line="252.00000000000003" w:lineRule="auto"/>
              <w:jc w:val="center"/>
              <w:rPr/>
            </w:pPr>
            <w:r>
              <w:rPr>
                <w:rtl w:val="0"/>
              </w:rPr>
              <w:t xml:space="preserve">TC05</w:t>
            </w:r>
          </w:p>
        </w:tc>
        <w:tc>
          <w:tcPr>
            <w:vAlign w:val="center"/>
          </w:tcPr>
          <w:p w:rsidR="00000000" w:rsidDel="00000000" w:rsidP="00000000" w:rsidRDefault="00000000" w:rsidRPr="00000000" w14:paraId="0000025E">
            <w:pPr>
              <w:spacing w:after="40" w:before="40" w:line="252.00000000000003" w:lineRule="auto"/>
              <w:jc w:val="center"/>
              <w:rPr/>
            </w:pPr>
            <w:r>
              <w:rPr>
                <w:rtl w:val="0"/>
              </w:rPr>
              <w:t xml:space="preserve">Quản trị viên hệ thống </w:t>
            </w:r>
          </w:p>
        </w:tc>
        <w:tc>
          <w:tcPr>
            <w:vAlign w:val="center"/>
          </w:tcPr>
          <w:p w:rsidR="00000000" w:rsidDel="00000000" w:rsidP="00000000" w:rsidRDefault="00000000" w:rsidRPr="00000000" w14:paraId="0000025F">
            <w:pPr>
              <w:spacing w:after="40" w:before="40" w:line="252.00000000000003" w:lineRule="auto"/>
              <w:jc w:val="center"/>
              <w:rPr/>
            </w:pPr>
            <w:r>
              <w:rPr>
                <w:rtl w:val="0"/>
              </w:rPr>
              <w:t xml:space="preserve">UC02, UC15</w:t>
            </w:r>
          </w:p>
        </w:tc>
      </w:tr>
    </w:tbl>
    <w:p w:rsidR="00000000" w:rsidDel="00000000" w:rsidP="00000000" w:rsidRDefault="00000000" w:rsidRPr="00000000" w14:paraId="00000260">
      <w:pPr>
        <w:keepNext w:val="1"/>
        <w:spacing w:before="120" w:lineRule="auto"/>
        <w:jc w:val="both"/>
        <w:rPr>
          <w:b w:val="1"/>
          <w:bCs w:val="1"/>
        </w:rPr>
      </w:pPr>
      <w:r>
        <w:rPr>
          <w:b w:val="1"/>
          <w:bCs w:val="1"/>
          <w:rtl w:val="0"/>
        </w:rPr>
        <w:t xml:space="preserve">c. Biểu đồ Use Case tổng quát</w:t>
      </w:r>
    </w:p>
    <w:p w:rsidR="00000000" w:rsidDel="00000000" w:rsidP="00000000" w:rsidRDefault="00000000" w:rsidRPr="00000000" w14:paraId="00000261">
      <w:pPr>
        <w:keepNext w:val="1"/>
        <w:keepLines w:val="1"/>
        <w:spacing w:after="60" w:line="240" w:lineRule="auto"/>
        <w:jc w:val="center"/>
        <w:rPr>
          <w:b w:val="1"/>
          <w:bCs w:val="1"/>
        </w:rPr>
      </w:pPr>
      <w:r>
        <w:rPr/>
        <w:drawing>
          <wp:inline distB="0" distT="0" distL="0" distR="0">
            <wp:extent cx="5759450" cy="3876040"/>
            <wp:effectExtent b="0" l="0" r="0" t="0"/>
            <wp:docPr id="36"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5759450" cy="3876040"/>
                    </a:xfrm>
                    <a:prstGeom prst="rect"/>
                    <a:ln/>
                  </pic:spPr>
                </pic:pic>
              </a:graphicData>
            </a:graphic>
          </wp:inline>
        </w:drawing>
      </w:r>
      <w:r>
        <w:rPr>
          <w:rtl w:val="0"/>
        </w:rPr>
      </w:r>
    </w:p>
    <w:bookmarkStart w:colFirst="0" w:colLast="0" w:name="wwfmf6kl74nw" w:id="25"/>
    <w:bookmarkEnd w:id="25"/>
    <w:p w:rsidR="00000000" w:rsidDel="00000000" w:rsidP="00000000" w:rsidRDefault="00000000" w:rsidRPr="00000000" w14:paraId="00000262">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Sơ đồ use case tổng quát.</w:t>
      </w:r>
      <w:r>
        <w:rPr>
          <w:rtl w:val="0"/>
        </w:rPr>
      </w:r>
    </w:p>
    <w:p w:rsidR="00000000" w:rsidDel="00000000" w:rsidP="00000000" w:rsidRDefault="00000000" w:rsidRPr="00000000" w14:paraId="00000263">
      <w:pPr>
        <w:keepNext w:val="1"/>
        <w:spacing w:before="120" w:lineRule="auto"/>
        <w:jc w:val="both"/>
        <w:rPr>
          <w:b w:val="1"/>
          <w:bCs w:val="1"/>
        </w:rPr>
      </w:pPr>
      <w:r>
        <w:rPr>
          <w:b w:val="1"/>
          <w:bCs w:val="1"/>
          <w:rtl w:val="0"/>
        </w:rPr>
        <w:t xml:space="preserve">d. Sơ đồ Use Case chi tiết</w:t>
      </w:r>
    </w:p>
    <w:p w:rsidR="00000000" w:rsidDel="00000000" w:rsidP="00000000" w:rsidRDefault="00000000" w:rsidRPr="00000000" w14:paraId="00000264">
      <w:pPr>
        <w:keepNext w:val="1"/>
        <w:spacing w:before="120" w:lineRule="auto"/>
        <w:jc w:val="both"/>
        <w:rPr>
          <w:b w:val="1"/>
          <w:bCs w:val="1"/>
        </w:rPr>
      </w:pPr>
      <w:r>
        <w:rPr>
          <w:b w:val="1"/>
          <w:bCs w:val="1"/>
          <w:rtl w:val="0"/>
        </w:rPr>
        <w:t xml:space="preserve">- UC01 – Đăng ký</w:t>
      </w:r>
    </w:p>
    <w:p w:rsidR="00000000" w:rsidDel="00000000" w:rsidP="00000000" w:rsidRDefault="00000000" w:rsidRPr="00000000" w14:paraId="00000265">
      <w:pPr>
        <w:keepNext w:val="1"/>
        <w:keepLines w:val="1"/>
        <w:spacing w:after="60" w:line="240" w:lineRule="auto"/>
        <w:jc w:val="center"/>
        <w:rPr>
          <w:b w:val="1"/>
          <w:bCs w:val="1"/>
        </w:rPr>
      </w:pPr>
      <w:r>
        <w:rPr>
          <w:b w:val="1"/>
          <w:bCs w:val="1"/>
        </w:rPr>
        <w:drawing>
          <wp:inline distB="0" distT="0" distL="0" distR="0">
            <wp:extent cx="3931920" cy="1268888"/>
            <wp:effectExtent b="0" l="0" r="0" t="0"/>
            <wp:docPr id="35"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3931920" cy="1268888"/>
                    </a:xfrm>
                    <a:prstGeom prst="rect"/>
                    <a:ln/>
                  </pic:spPr>
                </pic:pic>
              </a:graphicData>
            </a:graphic>
          </wp:inline>
        </w:drawing>
      </w:r>
      <w:r>
        <w:rPr>
          <w:rtl w:val="0"/>
        </w:rPr>
      </w:r>
    </w:p>
    <w:bookmarkStart w:colFirst="0" w:colLast="0" w:name="2soi1hk3ugoy" w:id="26"/>
    <w:bookmarkEnd w:id="26"/>
    <w:p w:rsidR="00000000" w:rsidDel="00000000" w:rsidP="00000000" w:rsidRDefault="00000000" w:rsidRPr="00000000" w14:paraId="00000266">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Sơ đồ use case đăng ký.</w:t>
      </w:r>
      <w:r>
        <w:rPr>
          <w:rtl w:val="0"/>
        </w:rPr>
      </w:r>
    </w:p>
    <w:p w:rsidR="00000000" w:rsidDel="00000000" w:rsidP="00000000" w:rsidRDefault="00000000" w:rsidRPr="00000000" w14:paraId="00000267">
      <w:pPr>
        <w:keepNext w:val="1"/>
        <w:spacing w:before="120" w:lineRule="auto"/>
        <w:jc w:val="both"/>
        <w:rPr>
          <w:b w:val="1"/>
          <w:bCs w:val="1"/>
        </w:rPr>
      </w:pPr>
      <w:r>
        <w:rPr>
          <w:b w:val="1"/>
          <w:bCs w:val="1"/>
          <w:rtl w:val="0"/>
        </w:rPr>
        <w:t xml:space="preserve">- UC02 – Đăng nhập và đăng xuất</w:t>
      </w:r>
    </w:p>
    <w:p w:rsidR="00000000" w:rsidDel="00000000" w:rsidP="00000000" w:rsidRDefault="00000000" w:rsidRPr="00000000" w14:paraId="00000268">
      <w:pPr>
        <w:keepNext w:val="1"/>
        <w:keepLines w:val="1"/>
        <w:spacing w:after="60" w:line="240" w:lineRule="auto"/>
        <w:jc w:val="center"/>
        <w:rPr>
          <w:b w:val="1"/>
          <w:bCs w:val="1"/>
        </w:rPr>
      </w:pPr>
      <w:r>
        <w:rPr>
          <w:b w:val="1"/>
          <w:bCs w:val="1"/>
        </w:rPr>
        <w:drawing>
          <wp:inline distB="0" distT="0" distL="0" distR="0">
            <wp:extent cx="5603508" cy="2017789"/>
            <wp:effectExtent b="0" l="0" r="0" t="0"/>
            <wp:docPr id="38"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5603508" cy="2017789"/>
                    </a:xfrm>
                    <a:prstGeom prst="rect"/>
                    <a:ln/>
                  </pic:spPr>
                </pic:pic>
              </a:graphicData>
            </a:graphic>
          </wp:inline>
        </w:drawing>
      </w:r>
      <w:r>
        <w:rPr>
          <w:rtl w:val="0"/>
        </w:rPr>
      </w:r>
    </w:p>
    <w:bookmarkStart w:colFirst="0" w:colLast="0" w:name="lpuyrcxieryx" w:id="27"/>
    <w:bookmarkEnd w:id="27"/>
    <w:p w:rsidR="00000000" w:rsidDel="00000000" w:rsidP="00000000" w:rsidRDefault="00000000" w:rsidRPr="00000000" w14:paraId="00000269">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Sơ đồ use case đăng nhập và đăng xuất.</w:t>
      </w:r>
      <w:r>
        <w:rPr>
          <w:rtl w:val="0"/>
        </w:rPr>
      </w:r>
    </w:p>
    <w:p w:rsidR="00000000" w:rsidDel="00000000" w:rsidP="00000000" w:rsidRDefault="00000000" w:rsidRPr="00000000" w14:paraId="0000026A">
      <w:pPr>
        <w:keepNext w:val="1"/>
        <w:spacing w:before="120" w:lineRule="auto"/>
        <w:jc w:val="both"/>
        <w:rPr>
          <w:b w:val="1"/>
          <w:bCs w:val="1"/>
        </w:rPr>
      </w:pPr>
      <w:r>
        <w:rPr>
          <w:b w:val="1"/>
          <w:bCs w:val="1"/>
          <w:rtl w:val="0"/>
        </w:rPr>
        <w:t xml:space="preserve">- UC03 – Tra cứu thực đơn và đặt hàng</w:t>
      </w:r>
    </w:p>
    <w:p w:rsidR="00000000" w:rsidDel="00000000" w:rsidP="00000000" w:rsidRDefault="00000000" w:rsidRPr="00000000" w14:paraId="0000026B">
      <w:pPr>
        <w:keepNext w:val="1"/>
        <w:keepLines w:val="1"/>
        <w:spacing w:after="60" w:line="240" w:lineRule="auto"/>
        <w:jc w:val="center"/>
        <w:rPr>
          <w:b w:val="1"/>
          <w:bCs w:val="1"/>
        </w:rPr>
      </w:pPr>
      <w:r>
        <w:rPr>
          <w:b w:val="1"/>
          <w:bCs w:val="1"/>
        </w:rPr>
        <w:drawing>
          <wp:inline distB="0" distT="0" distL="0" distR="0">
            <wp:extent cx="4499576" cy="2972597"/>
            <wp:effectExtent b="0" l="0" r="0" t="0"/>
            <wp:docPr id="37" name="image34.png"/>
            <a:graphic>
              <a:graphicData uri="http://schemas.openxmlformats.org/drawingml/2006/picture">
                <pic:pic>
                  <pic:nvPicPr>
                    <pic:cNvPr id="0" name="image34.png"/>
                    <pic:cNvPicPr preferRelativeResize="0"/>
                  </pic:nvPicPr>
                  <pic:blipFill>
                    <a:blip r:embed="rId12"/>
                    <a:srcRect b="0" l="0" r="0" t="0"/>
                    <a:stretch>
                      <a:fillRect/>
                    </a:stretch>
                  </pic:blipFill>
                  <pic:spPr>
                    <a:xfrm>
                      <a:off x="0" y="0"/>
                      <a:ext cx="4499576" cy="2972597"/>
                    </a:xfrm>
                    <a:prstGeom prst="rect"/>
                    <a:ln/>
                  </pic:spPr>
                </pic:pic>
              </a:graphicData>
            </a:graphic>
          </wp:inline>
        </w:drawing>
      </w:r>
      <w:r>
        <w:rPr>
          <w:rtl w:val="0"/>
        </w:rPr>
      </w:r>
    </w:p>
    <w:bookmarkStart w:colFirst="0" w:colLast="0" w:name="fx3pgn95snx5" w:id="28"/>
    <w:bookmarkEnd w:id="28"/>
    <w:p w:rsidR="00000000" w:rsidDel="00000000" w:rsidP="00000000" w:rsidRDefault="00000000" w:rsidRPr="00000000" w14:paraId="0000026C">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Sơ đồ use case tra cứu thực đơn và đặt hàng.</w:t>
      </w:r>
      <w:r>
        <w:rPr>
          <w:rtl w:val="0"/>
        </w:rPr>
      </w:r>
    </w:p>
    <w:p w:rsidR="00000000" w:rsidDel="00000000" w:rsidP="00000000" w:rsidRDefault="00000000" w:rsidRPr="00000000" w14:paraId="0000026D">
      <w:pPr>
        <w:keepNext w:val="1"/>
        <w:spacing w:before="120" w:lineRule="auto"/>
        <w:jc w:val="both"/>
        <w:rPr>
          <w:b w:val="1"/>
          <w:bCs w:val="1"/>
        </w:rPr>
      </w:pPr>
      <w:r>
        <w:rPr>
          <w:b w:val="1"/>
          <w:bCs w:val="1"/>
          <w:rtl w:val="0"/>
        </w:rPr>
        <w:t xml:space="preserve">- UC04 – Thanh toán đơn hàng</w:t>
      </w:r>
    </w:p>
    <w:p w:rsidR="00000000" w:rsidDel="00000000" w:rsidP="00000000" w:rsidRDefault="00000000" w:rsidRPr="00000000" w14:paraId="0000026E">
      <w:pPr>
        <w:keepNext w:val="1"/>
        <w:keepLines w:val="1"/>
        <w:spacing w:after="60" w:line="240" w:lineRule="auto"/>
        <w:jc w:val="center"/>
        <w:rPr>
          <w:b w:val="1"/>
          <w:bCs w:val="1"/>
        </w:rPr>
      </w:pPr>
      <w:r>
        <w:rPr>
          <w:b w:val="1"/>
          <w:bCs w:val="1"/>
        </w:rPr>
        <w:drawing>
          <wp:inline distB="0" distT="0" distL="0" distR="0">
            <wp:extent cx="5759450" cy="2640965"/>
            <wp:effectExtent b="0" l="0" r="0" t="0"/>
            <wp:docPr id="40" name="image37.png"/>
            <a:graphic>
              <a:graphicData uri="http://schemas.openxmlformats.org/drawingml/2006/picture">
                <pic:pic>
                  <pic:nvPicPr>
                    <pic:cNvPr id="0" name="image37.png"/>
                    <pic:cNvPicPr preferRelativeResize="0"/>
                  </pic:nvPicPr>
                  <pic:blipFill>
                    <a:blip r:embed="rId13"/>
                    <a:srcRect b="0" l="0" r="0" t="0"/>
                    <a:stretch>
                      <a:fillRect/>
                    </a:stretch>
                  </pic:blipFill>
                  <pic:spPr>
                    <a:xfrm>
                      <a:off x="0" y="0"/>
                      <a:ext cx="5759450" cy="2640965"/>
                    </a:xfrm>
                    <a:prstGeom prst="rect"/>
                    <a:ln/>
                  </pic:spPr>
                </pic:pic>
              </a:graphicData>
            </a:graphic>
          </wp:inline>
        </w:drawing>
      </w:r>
      <w:r>
        <w:rPr>
          <w:rtl w:val="0"/>
        </w:rPr>
      </w:r>
    </w:p>
    <w:bookmarkStart w:colFirst="0" w:colLast="0" w:name="ek2d3ij1dvf7" w:id="29"/>
    <w:bookmarkEnd w:id="29"/>
    <w:p w:rsidR="00000000" w:rsidDel="00000000" w:rsidP="00000000" w:rsidRDefault="00000000" w:rsidRPr="00000000" w14:paraId="0000026F">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Sơ đồ use case thanh toán đơn hàng.</w:t>
      </w:r>
      <w:r>
        <w:rPr>
          <w:rtl w:val="0"/>
        </w:rPr>
      </w:r>
    </w:p>
    <w:p w:rsidR="00000000" w:rsidDel="00000000" w:rsidP="00000000" w:rsidRDefault="00000000" w:rsidRPr="00000000" w14:paraId="00000270">
      <w:pPr>
        <w:keepNext w:val="1"/>
        <w:spacing w:before="120" w:lineRule="auto"/>
        <w:jc w:val="both"/>
        <w:rPr>
          <w:b w:val="1"/>
          <w:bCs w:val="1"/>
        </w:rPr>
      </w:pPr>
      <w:r>
        <w:rPr>
          <w:b w:val="1"/>
          <w:bCs w:val="1"/>
          <w:rtl w:val="0"/>
        </w:rPr>
        <w:t xml:space="preserve">- UC05 – Quản lý hồ sơ và theo dõi đơn hàng</w:t>
      </w:r>
    </w:p>
    <w:p w:rsidR="00000000" w:rsidDel="00000000" w:rsidP="00000000" w:rsidRDefault="00000000" w:rsidRPr="00000000" w14:paraId="00000271">
      <w:pPr>
        <w:keepNext w:val="1"/>
        <w:keepLines w:val="1"/>
        <w:spacing w:after="60" w:line="240" w:lineRule="auto"/>
        <w:jc w:val="center"/>
        <w:rPr>
          <w:b w:val="1"/>
          <w:bCs w:val="1"/>
        </w:rPr>
      </w:pPr>
      <w:r>
        <w:rPr>
          <w:b w:val="1"/>
          <w:bCs w:val="1"/>
        </w:rPr>
        <w:drawing>
          <wp:inline distB="0" distT="0" distL="0" distR="0">
            <wp:extent cx="5296359" cy="2644369"/>
            <wp:effectExtent b="0" l="0" r="0" t="0"/>
            <wp:docPr id="39"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5296359" cy="2644369"/>
                    </a:xfrm>
                    <a:prstGeom prst="rect"/>
                    <a:ln/>
                  </pic:spPr>
                </pic:pic>
              </a:graphicData>
            </a:graphic>
          </wp:inline>
        </w:drawing>
      </w:r>
      <w:r>
        <w:rPr>
          <w:rtl w:val="0"/>
        </w:rPr>
      </w:r>
    </w:p>
    <w:bookmarkStart w:colFirst="0" w:colLast="0" w:name="izc3g8sli89u" w:id="30"/>
    <w:bookmarkEnd w:id="30"/>
    <w:p w:rsidR="00000000" w:rsidDel="00000000" w:rsidP="00000000" w:rsidRDefault="00000000" w:rsidRPr="00000000" w14:paraId="00000272">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Sơ đồ use case quản lý hồ sơ và theo dõi đơn hàng.</w:t>
      </w:r>
      <w:r>
        <w:rPr>
          <w:rtl w:val="0"/>
        </w:rPr>
      </w:r>
    </w:p>
    <w:p w:rsidR="00000000" w:rsidDel="00000000" w:rsidP="00000000" w:rsidRDefault="00000000" w:rsidRPr="00000000" w14:paraId="00000273">
      <w:pPr>
        <w:keepNext w:val="1"/>
        <w:spacing w:before="120" w:lineRule="auto"/>
        <w:jc w:val="both"/>
        <w:rPr>
          <w:b w:val="1"/>
          <w:bCs w:val="1"/>
        </w:rPr>
      </w:pPr>
      <w:r>
        <w:rPr>
          <w:b w:val="1"/>
          <w:bCs w:val="1"/>
          <w:rtl w:val="0"/>
        </w:rPr>
        <w:t xml:space="preserve">- UC06 – Đánh giá đơn hàng</w:t>
      </w:r>
    </w:p>
    <w:p w:rsidR="00000000" w:rsidDel="00000000" w:rsidP="00000000" w:rsidRDefault="00000000" w:rsidRPr="00000000" w14:paraId="00000274">
      <w:pPr>
        <w:keepNext w:val="1"/>
        <w:keepLines w:val="1"/>
        <w:spacing w:after="60" w:line="240" w:lineRule="auto"/>
        <w:jc w:val="center"/>
        <w:rPr>
          <w:b w:val="1"/>
          <w:bCs w:val="1"/>
        </w:rPr>
      </w:pPr>
      <w:r>
        <w:rPr>
          <w:b w:val="1"/>
          <w:bCs w:val="1"/>
        </w:rPr>
        <w:drawing>
          <wp:inline distB="0" distT="0" distL="0" distR="0">
            <wp:extent cx="5235394" cy="2933954"/>
            <wp:effectExtent b="0" l="0" r="0" t="0"/>
            <wp:docPr id="43" name="image49.png"/>
            <a:graphic>
              <a:graphicData uri="http://schemas.openxmlformats.org/drawingml/2006/picture">
                <pic:pic>
                  <pic:nvPicPr>
                    <pic:cNvPr id="0" name="image49.png"/>
                    <pic:cNvPicPr preferRelativeResize="0"/>
                  </pic:nvPicPr>
                  <pic:blipFill>
                    <a:blip r:embed="rId15"/>
                    <a:srcRect b="0" l="0" r="0" t="0"/>
                    <a:stretch>
                      <a:fillRect/>
                    </a:stretch>
                  </pic:blipFill>
                  <pic:spPr>
                    <a:xfrm>
                      <a:off x="0" y="0"/>
                      <a:ext cx="5235394" cy="2933954"/>
                    </a:xfrm>
                    <a:prstGeom prst="rect"/>
                    <a:ln/>
                  </pic:spPr>
                </pic:pic>
              </a:graphicData>
            </a:graphic>
          </wp:inline>
        </w:drawing>
      </w:r>
      <w:r>
        <w:rPr>
          <w:rtl w:val="0"/>
        </w:rPr>
      </w:r>
    </w:p>
    <w:bookmarkStart w:colFirst="0" w:colLast="0" w:name="fzkp3x9ogiwf" w:id="31"/>
    <w:bookmarkEnd w:id="31"/>
    <w:p w:rsidR="00000000" w:rsidDel="00000000" w:rsidP="00000000" w:rsidRDefault="00000000" w:rsidRPr="00000000" w14:paraId="00000275">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Sơ đồ use case đánh giá đơn hàng.</w:t>
      </w:r>
      <w:r>
        <w:rPr>
          <w:rtl w:val="0"/>
        </w:rPr>
      </w:r>
    </w:p>
    <w:p w:rsidR="00000000" w:rsidDel="00000000" w:rsidP="00000000" w:rsidRDefault="00000000" w:rsidRPr="00000000" w14:paraId="00000276">
      <w:pPr>
        <w:keepNext w:val="1"/>
        <w:spacing w:before="120" w:lineRule="auto"/>
        <w:jc w:val="both"/>
        <w:rPr>
          <w:b w:val="1"/>
          <w:bCs w:val="1"/>
        </w:rPr>
      </w:pPr>
      <w:r>
        <w:rPr>
          <w:b w:val="1"/>
          <w:bCs w:val="1"/>
          <w:rtl w:val="0"/>
        </w:rPr>
        <w:t xml:space="preserve">- UC07 – Tư vấn thực đơn bằng trợ lý AI</w:t>
      </w:r>
    </w:p>
    <w:p w:rsidR="00000000" w:rsidDel="00000000" w:rsidP="00000000" w:rsidRDefault="00000000" w:rsidRPr="00000000" w14:paraId="00000277">
      <w:pPr>
        <w:keepNext w:val="1"/>
        <w:keepLines w:val="1"/>
        <w:spacing w:after="60" w:line="240" w:lineRule="auto"/>
        <w:jc w:val="center"/>
        <w:rPr>
          <w:b w:val="1"/>
          <w:bCs w:val="1"/>
        </w:rPr>
      </w:pPr>
      <w:r>
        <w:rPr/>
        <w:drawing>
          <wp:inline distB="0" distT="0" distL="0" distR="0">
            <wp:extent cx="4702477" cy="2619803"/>
            <wp:effectExtent b="0" l="0" r="0" t="0"/>
            <wp:docPr id="41"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4702477" cy="2619803"/>
                    </a:xfrm>
                    <a:prstGeom prst="rect"/>
                    <a:ln/>
                  </pic:spPr>
                </pic:pic>
              </a:graphicData>
            </a:graphic>
          </wp:inline>
        </w:drawing>
      </w:r>
      <w:r>
        <w:rPr>
          <w:rtl w:val="0"/>
        </w:rPr>
      </w:r>
    </w:p>
    <w:bookmarkStart w:colFirst="0" w:colLast="0" w:name="7mb48hh3nc2k" w:id="32"/>
    <w:bookmarkEnd w:id="32"/>
    <w:p w:rsidR="00000000" w:rsidDel="00000000" w:rsidP="00000000" w:rsidRDefault="00000000" w:rsidRPr="00000000" w14:paraId="00000278">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Sơ đồ use case tư vấn thực đơn bằng trợ lý AI.</w:t>
      </w:r>
      <w:r>
        <w:rPr>
          <w:rtl w:val="0"/>
        </w:rPr>
      </w:r>
    </w:p>
    <w:p w:rsidR="00000000" w:rsidDel="00000000" w:rsidP="00000000" w:rsidRDefault="00000000" w:rsidRPr="00000000" w14:paraId="00000279">
      <w:pPr>
        <w:keepNext w:val="1"/>
        <w:spacing w:before="120" w:lineRule="auto"/>
        <w:jc w:val="both"/>
        <w:rPr>
          <w:b w:val="1"/>
          <w:bCs w:val="1"/>
        </w:rPr>
      </w:pPr>
      <w:r>
        <w:rPr>
          <w:b w:val="1"/>
          <w:bCs w:val="1"/>
          <w:rtl w:val="0"/>
        </w:rPr>
        <w:t xml:space="preserve">- UC08 – Xử lý đơn hàng chi nhánh</w:t>
      </w:r>
    </w:p>
    <w:p w:rsidR="00000000" w:rsidDel="00000000" w:rsidP="00000000" w:rsidRDefault="00000000" w:rsidRPr="00000000" w14:paraId="0000027A">
      <w:pPr>
        <w:keepNext w:val="1"/>
        <w:keepLines w:val="1"/>
        <w:spacing w:after="60" w:line="240" w:lineRule="auto"/>
        <w:jc w:val="center"/>
        <w:rPr>
          <w:b w:val="1"/>
          <w:bCs w:val="1"/>
        </w:rPr>
      </w:pPr>
      <w:r>
        <w:rPr>
          <w:b w:val="1"/>
          <w:bCs w:val="1"/>
        </w:rPr>
        <w:drawing>
          <wp:inline distB="0" distT="0" distL="0" distR="0">
            <wp:extent cx="5677392" cy="3711262"/>
            <wp:effectExtent b="0" l="0" r="0" t="0"/>
            <wp:docPr id="42"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5677392" cy="3711262"/>
                    </a:xfrm>
                    <a:prstGeom prst="rect"/>
                    <a:ln/>
                  </pic:spPr>
                </pic:pic>
              </a:graphicData>
            </a:graphic>
          </wp:inline>
        </w:drawing>
      </w:r>
      <w:r>
        <w:rPr>
          <w:rtl w:val="0"/>
        </w:rPr>
      </w:r>
    </w:p>
    <w:bookmarkStart w:colFirst="0" w:colLast="0" w:name="5067gx96j2j0" w:id="33"/>
    <w:bookmarkEnd w:id="33"/>
    <w:p w:rsidR="00000000" w:rsidDel="00000000" w:rsidP="00000000" w:rsidRDefault="00000000" w:rsidRPr="00000000" w14:paraId="0000027B">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Sơ đồ use case xử lý đơn hàng chi nhánh.</w:t>
      </w:r>
      <w:r>
        <w:rPr>
          <w:rtl w:val="0"/>
        </w:rPr>
      </w:r>
    </w:p>
    <w:p w:rsidR="00000000" w:rsidDel="00000000" w:rsidP="00000000" w:rsidRDefault="00000000" w:rsidRPr="00000000" w14:paraId="0000027C">
      <w:pPr>
        <w:keepNext w:val="1"/>
        <w:spacing w:before="120" w:lineRule="auto"/>
        <w:jc w:val="both"/>
        <w:rPr>
          <w:b w:val="1"/>
          <w:bCs w:val="1"/>
        </w:rPr>
      </w:pPr>
      <w:r>
        <w:rPr>
          <w:b w:val="1"/>
          <w:bCs w:val="1"/>
          <w:rtl w:val="0"/>
        </w:rPr>
        <w:t xml:space="preserve">- UC09 – Quản lý thực đơn và giá bán chi nhánh</w:t>
      </w:r>
    </w:p>
    <w:p w:rsidR="00000000" w:rsidDel="00000000" w:rsidP="00000000" w:rsidRDefault="00000000" w:rsidRPr="00000000" w14:paraId="0000027D">
      <w:pPr>
        <w:keepNext w:val="1"/>
        <w:keepLines w:val="1"/>
        <w:spacing w:after="60" w:line="240" w:lineRule="auto"/>
        <w:jc w:val="center"/>
        <w:rPr>
          <w:b w:val="1"/>
          <w:bCs w:val="1"/>
        </w:rPr>
      </w:pPr>
      <w:r>
        <w:rPr>
          <w:b w:val="1"/>
          <w:bCs w:val="1"/>
        </w:rPr>
        <w:drawing>
          <wp:inline distB="0" distT="0" distL="0" distR="0">
            <wp:extent cx="5395428" cy="3215919"/>
            <wp:effectExtent b="0" l="0" r="0" t="0"/>
            <wp:docPr id="44" name="image39.png"/>
            <a:graphic>
              <a:graphicData uri="http://schemas.openxmlformats.org/drawingml/2006/picture">
                <pic:pic>
                  <pic:nvPicPr>
                    <pic:cNvPr id="0" name="image39.png"/>
                    <pic:cNvPicPr preferRelativeResize="0"/>
                  </pic:nvPicPr>
                  <pic:blipFill>
                    <a:blip r:embed="rId18"/>
                    <a:srcRect b="0" l="0" r="0" t="0"/>
                    <a:stretch>
                      <a:fillRect/>
                    </a:stretch>
                  </pic:blipFill>
                  <pic:spPr>
                    <a:xfrm>
                      <a:off x="0" y="0"/>
                      <a:ext cx="5395428" cy="3215919"/>
                    </a:xfrm>
                    <a:prstGeom prst="rect"/>
                    <a:ln/>
                  </pic:spPr>
                </pic:pic>
              </a:graphicData>
            </a:graphic>
          </wp:inline>
        </w:drawing>
      </w:r>
      <w:r>
        <w:rPr>
          <w:rtl w:val="0"/>
        </w:rPr>
      </w:r>
    </w:p>
    <w:bookmarkStart w:colFirst="0" w:colLast="0" w:name="3y2oe3sgq95y" w:id="34"/>
    <w:bookmarkEnd w:id="34"/>
    <w:p w:rsidR="00000000" w:rsidDel="00000000" w:rsidP="00000000" w:rsidRDefault="00000000" w:rsidRPr="00000000" w14:paraId="0000027E">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Sơ đồ use case quản lý thực đơn và giá bán chi nhánh.</w:t>
      </w:r>
      <w:r>
        <w:rPr>
          <w:rtl w:val="0"/>
        </w:rPr>
      </w:r>
    </w:p>
    <w:p w:rsidR="00000000" w:rsidDel="00000000" w:rsidP="00000000" w:rsidRDefault="00000000" w:rsidRPr="00000000" w14:paraId="0000027F">
      <w:pPr>
        <w:keepNext w:val="1"/>
        <w:spacing w:before="120" w:lineRule="auto"/>
        <w:jc w:val="both"/>
        <w:rPr>
          <w:b w:val="1"/>
          <w:bCs w:val="1"/>
        </w:rPr>
      </w:pPr>
      <w:r>
        <w:rPr>
          <w:b w:val="1"/>
          <w:bCs w:val="1"/>
          <w:rtl w:val="0"/>
        </w:rPr>
        <w:t xml:space="preserve">- UC10 – Quản lý nhân sự và ca làm việc</w:t>
      </w:r>
    </w:p>
    <w:p w:rsidR="00000000" w:rsidDel="00000000" w:rsidP="00000000" w:rsidRDefault="00000000" w:rsidRPr="00000000" w14:paraId="00000280">
      <w:pPr>
        <w:keepNext w:val="1"/>
        <w:keepLines w:val="1"/>
        <w:spacing w:after="60" w:line="240" w:lineRule="auto"/>
        <w:jc w:val="center"/>
        <w:rPr>
          <w:b w:val="1"/>
          <w:bCs w:val="1"/>
        </w:rPr>
      </w:pPr>
      <w:r>
        <w:rPr>
          <w:b w:val="1"/>
          <w:bCs w:val="1"/>
        </w:rPr>
        <w:drawing>
          <wp:inline distB="0" distT="0" distL="0" distR="0">
            <wp:extent cx="5759450" cy="2483485"/>
            <wp:effectExtent b="0" l="0" r="0" t="0"/>
            <wp:docPr id="45"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5759450" cy="2483485"/>
                    </a:xfrm>
                    <a:prstGeom prst="rect"/>
                    <a:ln/>
                  </pic:spPr>
                </pic:pic>
              </a:graphicData>
            </a:graphic>
          </wp:inline>
        </w:drawing>
      </w:r>
      <w:r>
        <w:rPr>
          <w:rtl w:val="0"/>
        </w:rPr>
      </w:r>
    </w:p>
    <w:bookmarkStart w:colFirst="0" w:colLast="0" w:name="rmim2z1nduci" w:id="35"/>
    <w:bookmarkEnd w:id="35"/>
    <w:p w:rsidR="00000000" w:rsidDel="00000000" w:rsidP="00000000" w:rsidRDefault="00000000" w:rsidRPr="00000000" w14:paraId="00000281">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Sơ đồ use case quản lý nhân sự và ca làm việc.</w:t>
      </w:r>
      <w:r>
        <w:rPr>
          <w:rtl w:val="0"/>
        </w:rPr>
      </w:r>
    </w:p>
    <w:p w:rsidR="00000000" w:rsidDel="00000000" w:rsidP="00000000" w:rsidRDefault="00000000" w:rsidRPr="00000000" w14:paraId="00000282">
      <w:pPr>
        <w:keepNext w:val="1"/>
        <w:spacing w:before="120" w:lineRule="auto"/>
        <w:jc w:val="both"/>
        <w:rPr>
          <w:b w:val="1"/>
          <w:bCs w:val="1"/>
        </w:rPr>
      </w:pPr>
      <w:r>
        <w:rPr>
          <w:b w:val="1"/>
          <w:bCs w:val="1"/>
          <w:rtl w:val="0"/>
        </w:rPr>
        <w:t xml:space="preserve">- UC11 – Chấm công bằng nhận diện khuôn mặt</w:t>
      </w:r>
    </w:p>
    <w:p w:rsidR="00000000" w:rsidDel="00000000" w:rsidP="00000000" w:rsidRDefault="00000000" w:rsidRPr="00000000" w14:paraId="00000283">
      <w:pPr>
        <w:keepNext w:val="1"/>
        <w:keepLines w:val="1"/>
        <w:spacing w:after="60" w:line="240" w:lineRule="auto"/>
        <w:jc w:val="center"/>
        <w:rPr>
          <w:b w:val="1"/>
          <w:bCs w:val="1"/>
        </w:rPr>
      </w:pPr>
      <w:r>
        <w:rPr>
          <w:b w:val="1"/>
          <w:bCs w:val="1"/>
        </w:rPr>
        <w:drawing>
          <wp:inline distB="0" distT="0" distL="0" distR="0">
            <wp:extent cx="5759450" cy="3231515"/>
            <wp:effectExtent b="0" l="0" r="0" t="0"/>
            <wp:docPr id="46" name="image41.png"/>
            <a:graphic>
              <a:graphicData uri="http://schemas.openxmlformats.org/drawingml/2006/picture">
                <pic:pic>
                  <pic:nvPicPr>
                    <pic:cNvPr id="0" name="image41.png"/>
                    <pic:cNvPicPr preferRelativeResize="0"/>
                  </pic:nvPicPr>
                  <pic:blipFill>
                    <a:blip r:embed="rId20"/>
                    <a:srcRect b="0" l="0" r="0" t="0"/>
                    <a:stretch>
                      <a:fillRect/>
                    </a:stretch>
                  </pic:blipFill>
                  <pic:spPr>
                    <a:xfrm>
                      <a:off x="0" y="0"/>
                      <a:ext cx="5759450" cy="3231515"/>
                    </a:xfrm>
                    <a:prstGeom prst="rect"/>
                    <a:ln/>
                  </pic:spPr>
                </pic:pic>
              </a:graphicData>
            </a:graphic>
          </wp:inline>
        </w:drawing>
      </w:r>
      <w:r>
        <w:rPr>
          <w:rtl w:val="0"/>
        </w:rPr>
      </w:r>
    </w:p>
    <w:bookmarkStart w:colFirst="0" w:colLast="0" w:name="iwze2hfhnprx" w:id="36"/>
    <w:bookmarkEnd w:id="36"/>
    <w:p w:rsidR="00000000" w:rsidDel="00000000" w:rsidP="00000000" w:rsidRDefault="00000000" w:rsidRPr="00000000" w14:paraId="00000284">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Sơ đồ use case chấm công bằng nhận diện khuôn mặt.</w:t>
      </w:r>
      <w:r>
        <w:rPr>
          <w:rtl w:val="0"/>
        </w:rPr>
      </w:r>
    </w:p>
    <w:p w:rsidR="00000000" w:rsidDel="00000000" w:rsidP="00000000" w:rsidRDefault="00000000" w:rsidRPr="00000000" w14:paraId="00000285">
      <w:pPr>
        <w:keepNext w:val="1"/>
        <w:spacing w:before="120" w:lineRule="auto"/>
        <w:jc w:val="both"/>
        <w:rPr>
          <w:b w:val="1"/>
          <w:bCs w:val="1"/>
        </w:rPr>
      </w:pPr>
      <w:r>
        <w:rPr>
          <w:b w:val="1"/>
          <w:bCs w:val="1"/>
          <w:rtl w:val="0"/>
        </w:rPr>
        <w:t xml:space="preserve">- UC12 – Quản lý bảng lương</w:t>
      </w:r>
    </w:p>
    <w:p w:rsidR="00000000" w:rsidDel="00000000" w:rsidP="00000000" w:rsidRDefault="00000000" w:rsidRPr="00000000" w14:paraId="00000286">
      <w:pPr>
        <w:keepNext w:val="1"/>
        <w:keepLines w:val="1"/>
        <w:spacing w:after="60" w:line="240" w:lineRule="auto"/>
        <w:jc w:val="center"/>
        <w:rPr>
          <w:b w:val="1"/>
          <w:bCs w:val="1"/>
        </w:rPr>
      </w:pPr>
      <w:r>
        <w:rPr>
          <w:b w:val="1"/>
          <w:bCs w:val="1"/>
        </w:rPr>
        <w:drawing>
          <wp:inline distB="0" distT="0" distL="0" distR="0">
            <wp:extent cx="5759450" cy="2869565"/>
            <wp:effectExtent b="0" l="0" r="0" t="0"/>
            <wp:docPr id="47" name="image45.png"/>
            <a:graphic>
              <a:graphicData uri="http://schemas.openxmlformats.org/drawingml/2006/picture">
                <pic:pic>
                  <pic:nvPicPr>
                    <pic:cNvPr id="0" name="image45.png"/>
                    <pic:cNvPicPr preferRelativeResize="0"/>
                  </pic:nvPicPr>
                  <pic:blipFill>
                    <a:blip r:embed="rId21"/>
                    <a:srcRect b="0" l="0" r="0" t="0"/>
                    <a:stretch>
                      <a:fillRect/>
                    </a:stretch>
                  </pic:blipFill>
                  <pic:spPr>
                    <a:xfrm>
                      <a:off x="0" y="0"/>
                      <a:ext cx="5759450" cy="2869565"/>
                    </a:xfrm>
                    <a:prstGeom prst="rect"/>
                    <a:ln/>
                  </pic:spPr>
                </pic:pic>
              </a:graphicData>
            </a:graphic>
          </wp:inline>
        </w:drawing>
      </w:r>
      <w:r>
        <w:rPr>
          <w:rtl w:val="0"/>
        </w:rPr>
      </w:r>
    </w:p>
    <w:bookmarkStart w:colFirst="0" w:colLast="0" w:name="ab433nxzjxgz" w:id="37"/>
    <w:bookmarkEnd w:id="37"/>
    <w:p w:rsidR="00000000" w:rsidDel="00000000" w:rsidP="00000000" w:rsidRDefault="00000000" w:rsidRPr="00000000" w14:paraId="00000287">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Sơ đồ use case quản lý bảng lương.</w:t>
      </w:r>
      <w:r>
        <w:rPr>
          <w:rtl w:val="0"/>
        </w:rPr>
      </w:r>
    </w:p>
    <w:p w:rsidR="00000000" w:rsidDel="00000000" w:rsidP="00000000" w:rsidRDefault="00000000" w:rsidRPr="00000000" w14:paraId="00000288">
      <w:pPr>
        <w:keepNext w:val="1"/>
        <w:spacing w:before="120" w:lineRule="auto"/>
        <w:jc w:val="both"/>
        <w:rPr>
          <w:b w:val="1"/>
          <w:bCs w:val="1"/>
        </w:rPr>
      </w:pPr>
      <w:r>
        <w:rPr>
          <w:b w:val="1"/>
          <w:bCs w:val="1"/>
          <w:rtl w:val="0"/>
        </w:rPr>
        <w:t xml:space="preserve">- UC13 – Báo cáo doanh thu</w:t>
      </w:r>
    </w:p>
    <w:p w:rsidR="00000000" w:rsidDel="00000000" w:rsidP="00000000" w:rsidRDefault="00000000" w:rsidRPr="00000000" w14:paraId="00000289">
      <w:pPr>
        <w:keepNext w:val="1"/>
        <w:keepLines w:val="1"/>
        <w:spacing w:after="60" w:line="240" w:lineRule="auto"/>
        <w:jc w:val="center"/>
        <w:rPr>
          <w:b w:val="1"/>
          <w:bCs w:val="1"/>
        </w:rPr>
      </w:pPr>
      <w:r>
        <w:rPr/>
        <w:drawing>
          <wp:inline distB="0" distT="0" distL="0" distR="0">
            <wp:extent cx="4002821" cy="1666886"/>
            <wp:effectExtent b="0" l="0" r="0" t="0"/>
            <wp:docPr id="48" name="image48.png"/>
            <a:graphic>
              <a:graphicData uri="http://schemas.openxmlformats.org/drawingml/2006/picture">
                <pic:pic>
                  <pic:nvPicPr>
                    <pic:cNvPr id="0" name="image48.png"/>
                    <pic:cNvPicPr preferRelativeResize="0"/>
                  </pic:nvPicPr>
                  <pic:blipFill>
                    <a:blip r:embed="rId22"/>
                    <a:srcRect b="0" l="0" r="0" t="0"/>
                    <a:stretch>
                      <a:fillRect/>
                    </a:stretch>
                  </pic:blipFill>
                  <pic:spPr>
                    <a:xfrm>
                      <a:off x="0" y="0"/>
                      <a:ext cx="4002821" cy="1666886"/>
                    </a:xfrm>
                    <a:prstGeom prst="rect"/>
                    <a:ln/>
                  </pic:spPr>
                </pic:pic>
              </a:graphicData>
            </a:graphic>
          </wp:inline>
        </w:drawing>
      </w:r>
      <w:r>
        <w:rPr>
          <w:rtl w:val="0"/>
        </w:rPr>
      </w:r>
    </w:p>
    <w:bookmarkStart w:colFirst="0" w:colLast="0" w:name="6uavlsg7v01b" w:id="38"/>
    <w:bookmarkEnd w:id="38"/>
    <w:p w:rsidR="00000000" w:rsidDel="00000000" w:rsidP="00000000" w:rsidRDefault="00000000" w:rsidRPr="00000000" w14:paraId="0000028A">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Sơ đồ use case báo cáo doanh thu.</w:t>
      </w:r>
      <w:r>
        <w:rPr>
          <w:rtl w:val="0"/>
        </w:rPr>
      </w:r>
    </w:p>
    <w:p w:rsidR="00000000" w:rsidDel="00000000" w:rsidP="00000000" w:rsidRDefault="00000000" w:rsidRPr="00000000" w14:paraId="0000028B">
      <w:pPr>
        <w:keepNext w:val="1"/>
        <w:spacing w:before="120" w:lineRule="auto"/>
        <w:jc w:val="both"/>
        <w:rPr>
          <w:b w:val="1"/>
          <w:bCs w:val="1"/>
        </w:rPr>
      </w:pPr>
      <w:commentRangeStart w:id="0"/>
      <w:r>
        <w:rPr>
          <w:b w:val="1"/>
          <w:bCs w:val="1"/>
          <w:rtl w:val="0"/>
        </w:rPr>
        <w:t xml:space="preserve">- UC14 – Theo dõi báo cáo và đánh giá chi nhánh</w:t>
      </w:r>
      <w:commentRangeEnd w:id="0"/>
      <w:r>
        <w:commentReference w:id="0"/>
      </w:r>
    </w:p>
    <w:p w:rsidR="00000000" w:rsidDel="00000000" w:rsidP="00000000" w:rsidRDefault="00000000" w:rsidRPr="00000000" w14:paraId="0000028C">
      <w:pPr>
        <w:keepNext w:val="1"/>
        <w:keepLines w:val="1"/>
        <w:spacing w:after="60" w:line="240" w:lineRule="auto"/>
        <w:jc w:val="center"/>
        <w:rPr>
          <w:b w:val="1"/>
          <w:bCs w:val="1"/>
        </w:rPr>
      </w:pPr>
      <w:r>
        <w:rPr>
          <w:b w:val="1"/>
          <w:bCs w:val="1"/>
        </w:rPr>
        <w:drawing>
          <wp:inline distB="0" distT="0" distL="0" distR="0">
            <wp:extent cx="5759450" cy="3023235"/>
            <wp:effectExtent b="0" l="0" r="0" t="0"/>
            <wp:docPr id="49" name="image47.png"/>
            <a:graphic>
              <a:graphicData uri="http://schemas.openxmlformats.org/drawingml/2006/picture">
                <pic:pic>
                  <pic:nvPicPr>
                    <pic:cNvPr id="0" name="image47.png"/>
                    <pic:cNvPicPr preferRelativeResize="0"/>
                  </pic:nvPicPr>
                  <pic:blipFill>
                    <a:blip r:embed="rId23"/>
                    <a:srcRect b="0" l="0" r="0" t="0"/>
                    <a:stretch>
                      <a:fillRect/>
                    </a:stretch>
                  </pic:blipFill>
                  <pic:spPr>
                    <a:xfrm>
                      <a:off x="0" y="0"/>
                      <a:ext cx="5759450" cy="3023235"/>
                    </a:xfrm>
                    <a:prstGeom prst="rect"/>
                    <a:ln/>
                  </pic:spPr>
                </pic:pic>
              </a:graphicData>
            </a:graphic>
          </wp:inline>
        </w:drawing>
      </w:r>
      <w:r>
        <w:rPr>
          <w:rtl w:val="0"/>
        </w:rPr>
      </w:r>
    </w:p>
    <w:bookmarkStart w:colFirst="0" w:colLast="0" w:name="e0wxaxaobgwl" w:id="39"/>
    <w:bookmarkEnd w:id="39"/>
    <w:p w:rsidR="00000000" w:rsidDel="00000000" w:rsidP="00000000" w:rsidRDefault="00000000" w:rsidRPr="00000000" w14:paraId="0000028D">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Sơ đồ use case theo dõi báo cáo và đánh giá chi nhánh.</w:t>
      </w:r>
      <w:r>
        <w:rPr>
          <w:rtl w:val="0"/>
        </w:rPr>
      </w:r>
    </w:p>
    <w:p w:rsidR="00000000" w:rsidDel="00000000" w:rsidP="00000000" w:rsidRDefault="00000000" w:rsidRPr="00000000" w14:paraId="0000028E">
      <w:pPr>
        <w:keepNext w:val="1"/>
        <w:spacing w:before="120" w:lineRule="auto"/>
        <w:jc w:val="both"/>
        <w:rPr>
          <w:b w:val="1"/>
          <w:bCs w:val="1"/>
        </w:rPr>
      </w:pPr>
      <w:r>
        <w:rPr>
          <w:b w:val="1"/>
          <w:bCs w:val="1"/>
          <w:rtl w:val="0"/>
        </w:rPr>
        <w:t xml:space="preserve">- UC15 – Quản trị hệ thống và cấp tài khoản quản lý</w:t>
      </w:r>
    </w:p>
    <w:p w:rsidR="00000000" w:rsidDel="00000000" w:rsidP="00000000" w:rsidRDefault="00000000" w:rsidRPr="00000000" w14:paraId="0000028F">
      <w:pPr>
        <w:keepNext w:val="1"/>
        <w:keepLines w:val="1"/>
        <w:spacing w:after="60" w:line="240" w:lineRule="auto"/>
        <w:jc w:val="center"/>
        <w:rPr>
          <w:b w:val="1"/>
          <w:bCs w:val="1"/>
        </w:rPr>
      </w:pPr>
      <w:r>
        <w:rPr>
          <w:b w:val="1"/>
          <w:bCs w:val="1"/>
        </w:rPr>
        <w:drawing>
          <wp:inline distB="0" distT="0" distL="0" distR="0">
            <wp:extent cx="5715495" cy="3055885"/>
            <wp:effectExtent b="0" l="0" r="0" t="0"/>
            <wp:docPr id="50" name="image46.png"/>
            <a:graphic>
              <a:graphicData uri="http://schemas.openxmlformats.org/drawingml/2006/picture">
                <pic:pic>
                  <pic:nvPicPr>
                    <pic:cNvPr id="0" name="image46.png"/>
                    <pic:cNvPicPr preferRelativeResize="0"/>
                  </pic:nvPicPr>
                  <pic:blipFill>
                    <a:blip r:embed="rId24"/>
                    <a:srcRect b="0" l="0" r="0" t="0"/>
                    <a:stretch>
                      <a:fillRect/>
                    </a:stretch>
                  </pic:blipFill>
                  <pic:spPr>
                    <a:xfrm>
                      <a:off x="0" y="0"/>
                      <a:ext cx="5715495" cy="3055885"/>
                    </a:xfrm>
                    <a:prstGeom prst="rect"/>
                    <a:ln/>
                  </pic:spPr>
                </pic:pic>
              </a:graphicData>
            </a:graphic>
          </wp:inline>
        </w:drawing>
      </w:r>
      <w:r>
        <w:rPr>
          <w:rtl w:val="0"/>
        </w:rPr>
      </w:r>
    </w:p>
    <w:bookmarkStart w:colFirst="0" w:colLast="0" w:name="8gi2wag3cv0f" w:id="40"/>
    <w:bookmarkEnd w:id="40"/>
    <w:p w:rsidR="00000000" w:rsidDel="00000000" w:rsidP="00000000" w:rsidRDefault="00000000" w:rsidRPr="00000000" w14:paraId="00000290">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16</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Sơ đồ use case quản trị hệ thống và cấp tài khoản quản lý.</w:t>
      </w:r>
      <w:r>
        <w:rPr>
          <w:rtl w:val="0"/>
        </w:rPr>
      </w:r>
    </w:p>
    <w:p w:rsidR="00000000" w:rsidDel="00000000" w:rsidP="00000000" w:rsidRDefault="00000000" w:rsidRPr="00000000" w14:paraId="00000291">
      <w:pPr>
        <w:keepNext w:val="1"/>
        <w:spacing w:before="120" w:lineRule="auto"/>
        <w:jc w:val="both"/>
        <w:rPr>
          <w:b w:val="1"/>
          <w:bCs w:val="1"/>
        </w:rPr>
      </w:pPr>
      <w:r>
        <w:rPr>
          <w:b w:val="1"/>
          <w:bCs w:val="1"/>
          <w:rtl w:val="0"/>
        </w:rPr>
        <w:t xml:space="preserve">e. Đặc tả Use Case</w:t>
      </w:r>
    </w:p>
    <w:p w:rsidR="00000000" w:rsidDel="00000000" w:rsidP="00000000" w:rsidRDefault="00000000" w:rsidRPr="00000000" w14:paraId="00000292">
      <w:pPr>
        <w:keepNext w:val="1"/>
        <w:spacing w:before="120" w:lineRule="auto"/>
        <w:jc w:val="both"/>
        <w:rPr>
          <w:b w:val="1"/>
          <w:bCs w:val="1"/>
        </w:rPr>
      </w:pPr>
      <w:r>
        <w:rPr>
          <w:b w:val="1"/>
          <w:bCs w:val="1"/>
          <w:rtl w:val="0"/>
        </w:rPr>
        <w:t xml:space="preserve">- UC01 – Đăng ký</w:t>
      </w:r>
    </w:p>
    <w:bookmarkStart w:colFirst="0" w:colLast="0" w:name="r46ie4srx5yf" w:id="41"/>
    <w:bookmarkEnd w:id="41"/>
    <w:p w:rsidR="00000000" w:rsidDel="00000000" w:rsidP="00000000" w:rsidRDefault="00000000" w:rsidRPr="00000000" w14:paraId="0000029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UC01 – Đăng ký.</w:t>
      </w:r>
      <w:r>
        <w:rPr>
          <w:rtl w:val="0"/>
        </w:rPr>
      </w:r>
    </w:p>
    <w:tbl>
      <w:tblPr>
        <w:tblStyle w:val="Table8"/>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6803"/>
        <w:tblGridChange w:id="0">
          <w:tblGrid>
            <w:gridCol w:w="2268"/>
            <w:gridCol w:w="6803"/>
          </w:tblGrid>
        </w:tblGridChange>
      </w:tblGrid>
      <w:tr>
        <w:trPr>
          <w:cantSplit w:val="1"/>
          <w:tblHeader w:val="1"/>
        </w:trPr>
        <w:tc>
          <w:tcPr>
            <w:vAlign w:val="center"/>
          </w:tcPr>
          <w:p w:rsidR="00000000" w:rsidDel="00000000" w:rsidP="00000000" w:rsidRDefault="00000000" w:rsidRPr="00000000" w14:paraId="00000294">
            <w:pPr>
              <w:keepNext w:val="1"/>
              <w:spacing w:after="40" w:before="40" w:line="252.00000000000003" w:lineRule="auto"/>
              <w:jc w:val="center"/>
              <w:rPr>
                <w:b w:val="1"/>
                <w:bCs w:val="1"/>
              </w:rPr>
            </w:pPr>
            <w:r>
              <w:rPr>
                <w:b w:val="1"/>
                <w:bCs w:val="1"/>
                <w:rtl w:val="0"/>
              </w:rPr>
              <w:t xml:space="preserve">Mô tả</w:t>
            </w:r>
          </w:p>
        </w:tc>
        <w:tc>
          <w:tcPr>
            <w:vAlign w:val="center"/>
          </w:tcPr>
          <w:p w:rsidR="00000000" w:rsidDel="00000000" w:rsidP="00000000" w:rsidRDefault="00000000" w:rsidRPr="00000000" w14:paraId="00000295">
            <w:pPr>
              <w:keepNext w:val="1"/>
              <w:spacing w:after="40" w:before="40" w:line="252.00000000000003" w:lineRule="auto"/>
              <w:jc w:val="center"/>
              <w:rPr>
                <w:b w:val="1"/>
                <w:bCs w:val="1"/>
              </w:rPr>
            </w:pPr>
            <w:r>
              <w:rPr>
                <w:b w:val="1"/>
                <w:bCs w:val="1"/>
                <w:rtl w:val="0"/>
              </w:rPr>
              <w:t xml:space="preserve">Ý nghĩa</w:t>
            </w:r>
          </w:p>
        </w:tc>
      </w:tr>
      <w:tr>
        <w:trPr>
          <w:cantSplit w:val="1"/>
          <w:tblHeader w:val="0"/>
        </w:trPr>
        <w:tc>
          <w:tcPr>
            <w:vAlign w:val="center"/>
          </w:tcPr>
          <w:p w:rsidR="00000000" w:rsidDel="00000000" w:rsidP="00000000" w:rsidRDefault="00000000" w:rsidRPr="00000000" w14:paraId="00000296">
            <w:pPr>
              <w:keepNext w:val="1"/>
              <w:spacing w:after="40" w:before="40" w:line="252.00000000000003" w:lineRule="auto"/>
              <w:jc w:val="center"/>
              <w:rPr/>
            </w:pPr>
            <w:r>
              <w:rPr>
                <w:b w:val="1"/>
                <w:bCs w:val="1"/>
                <w:rtl w:val="0"/>
              </w:rPr>
              <w:t xml:space="preserve">Tên Use Case</w:t>
            </w:r>
            <w:r>
              <w:rPr>
                <w:rtl w:val="0"/>
              </w:rPr>
            </w:r>
          </w:p>
        </w:tc>
        <w:tc>
          <w:tcPr>
            <w:vAlign w:val="center"/>
          </w:tcPr>
          <w:p w:rsidR="00000000" w:rsidDel="00000000" w:rsidP="00000000" w:rsidRDefault="00000000" w:rsidRPr="00000000" w14:paraId="00000297">
            <w:pPr>
              <w:keepNext w:val="1"/>
              <w:spacing w:after="40" w:before="40" w:line="252.00000000000003" w:lineRule="auto"/>
              <w:jc w:val="center"/>
              <w:rPr/>
            </w:pPr>
            <w:r>
              <w:rPr>
                <w:rtl w:val="0"/>
              </w:rPr>
              <w:t xml:space="preserve">Đăng ký </w:t>
            </w:r>
          </w:p>
        </w:tc>
      </w:tr>
      <w:tr>
        <w:trPr>
          <w:cantSplit w:val="1"/>
          <w:tblHeader w:val="0"/>
        </w:trPr>
        <w:tc>
          <w:tcPr>
            <w:vAlign w:val="center"/>
          </w:tcPr>
          <w:p w:rsidR="00000000" w:rsidDel="00000000" w:rsidP="00000000" w:rsidRDefault="00000000" w:rsidRPr="00000000" w14:paraId="00000298">
            <w:pPr>
              <w:keepNext w:val="1"/>
              <w:spacing w:after="40" w:before="40" w:line="252.00000000000003" w:lineRule="auto"/>
              <w:jc w:val="center"/>
              <w:rPr/>
            </w:pPr>
            <w:r>
              <w:rPr>
                <w:b w:val="1"/>
                <w:bCs w:val="1"/>
                <w:rtl w:val="0"/>
              </w:rPr>
              <w:t xml:space="preserve">Tác nhân chính</w:t>
            </w:r>
            <w:r>
              <w:rPr>
                <w:rtl w:val="0"/>
              </w:rPr>
            </w:r>
          </w:p>
        </w:tc>
        <w:tc>
          <w:tcPr>
            <w:vAlign w:val="center"/>
          </w:tcPr>
          <w:p w:rsidR="00000000" w:rsidDel="00000000" w:rsidP="00000000" w:rsidRDefault="00000000" w:rsidRPr="00000000" w14:paraId="00000299">
            <w:pPr>
              <w:keepNext w:val="1"/>
              <w:spacing w:after="40" w:before="40" w:line="252.00000000000003" w:lineRule="auto"/>
              <w:jc w:val="center"/>
              <w:rPr/>
            </w:pPr>
            <w:r>
              <w:rPr>
                <w:rtl w:val="0"/>
              </w:rPr>
              <w:t xml:space="preserve">Khách hàng</w:t>
            </w:r>
          </w:p>
        </w:tc>
      </w:tr>
      <w:tr>
        <w:trPr>
          <w:cantSplit w:val="1"/>
          <w:tblHeader w:val="0"/>
        </w:trPr>
        <w:tc>
          <w:tcPr>
            <w:vAlign w:val="center"/>
          </w:tcPr>
          <w:p w:rsidR="00000000" w:rsidDel="00000000" w:rsidP="00000000" w:rsidRDefault="00000000" w:rsidRPr="00000000" w14:paraId="0000029A">
            <w:pPr>
              <w:keepNext w:val="1"/>
              <w:spacing w:after="40" w:before="40" w:line="252.00000000000003" w:lineRule="auto"/>
              <w:jc w:val="center"/>
              <w:rPr/>
            </w:pPr>
            <w:r>
              <w:rPr>
                <w:b w:val="1"/>
                <w:bCs w:val="1"/>
                <w:rtl w:val="0"/>
              </w:rPr>
              <w:t xml:space="preserve">Tiền điều kiện</w:t>
            </w:r>
            <w:r>
              <w:rPr>
                <w:rtl w:val="0"/>
              </w:rPr>
            </w:r>
          </w:p>
        </w:tc>
        <w:tc>
          <w:tcPr>
            <w:vAlign w:val="center"/>
          </w:tcPr>
          <w:p w:rsidR="00000000" w:rsidDel="00000000" w:rsidP="00000000" w:rsidRDefault="00000000" w:rsidRPr="00000000" w14:paraId="0000029B">
            <w:pPr>
              <w:keepNext w:val="1"/>
              <w:spacing w:after="40" w:before="40" w:line="252.00000000000003" w:lineRule="auto"/>
              <w:jc w:val="both"/>
              <w:rPr/>
            </w:pPr>
            <w:r>
              <w:rPr>
                <w:rtl w:val="0"/>
              </w:rPr>
              <w:t xml:space="preserve">Người dùng chưa có tài khoản và đang truy cập trang web ZomZop.</w:t>
            </w:r>
          </w:p>
        </w:tc>
      </w:tr>
      <w:tr>
        <w:trPr>
          <w:cantSplit w:val="1"/>
          <w:tblHeader w:val="0"/>
        </w:trPr>
        <w:tc>
          <w:tcPr>
            <w:vAlign w:val="center"/>
          </w:tcPr>
          <w:p w:rsidR="00000000" w:rsidDel="00000000" w:rsidP="00000000" w:rsidRDefault="00000000" w:rsidRPr="00000000" w14:paraId="0000029C">
            <w:pPr>
              <w:keepNext w:val="1"/>
              <w:spacing w:after="40" w:before="40" w:line="252.00000000000003" w:lineRule="auto"/>
              <w:jc w:val="center"/>
              <w:rPr/>
            </w:pPr>
            <w:r>
              <w:rPr>
                <w:b w:val="1"/>
                <w:bCs w:val="1"/>
                <w:rtl w:val="0"/>
              </w:rPr>
              <w:t xml:space="preserve">Luồng sự kiện chính</w:t>
            </w:r>
            <w:r>
              <w:rPr>
                <w:rtl w:val="0"/>
              </w:rPr>
            </w:r>
          </w:p>
        </w:tc>
        <w:tc>
          <w:tcPr>
            <w:vAlign w:val="center"/>
          </w:tcPr>
          <w:p w:rsidR="00000000" w:rsidDel="00000000" w:rsidP="00000000" w:rsidRDefault="00000000" w:rsidRPr="00000000" w14:paraId="0000029D">
            <w:pPr>
              <w:keepNext w:val="1"/>
              <w:spacing w:after="40" w:before="40" w:line="252.00000000000003" w:lineRule="auto"/>
              <w:jc w:val="both"/>
              <w:rPr/>
            </w:pPr>
            <w:r>
              <w:rPr>
                <w:rtl w:val="0"/>
              </w:rPr>
              <w:t xml:space="preserve">1. Khách hàng chọn chức năng đăng ký. </w:t>
            </w:r>
          </w:p>
          <w:p w:rsidR="00000000" w:rsidDel="00000000" w:rsidP="00000000" w:rsidRDefault="00000000" w:rsidRPr="00000000" w14:paraId="0000029E">
            <w:pPr>
              <w:keepNext w:val="1"/>
              <w:spacing w:after="40" w:before="40" w:line="252.00000000000003" w:lineRule="auto"/>
              <w:jc w:val="both"/>
              <w:rPr/>
            </w:pPr>
            <w:r>
              <w:rPr>
                <w:rtl w:val="0"/>
              </w:rPr>
              <w:t xml:space="preserve">2. Hệ thống hiển thị biểu mẫu gồm họ tên, số điện thoại, hộp thư điện tử và mật khẩu. </w:t>
            </w:r>
          </w:p>
          <w:p w:rsidR="00000000" w:rsidDel="00000000" w:rsidP="00000000" w:rsidRDefault="00000000" w:rsidRPr="00000000" w14:paraId="0000029F">
            <w:pPr>
              <w:keepNext w:val="1"/>
              <w:spacing w:after="40" w:before="40" w:line="252.00000000000003" w:lineRule="auto"/>
              <w:jc w:val="both"/>
              <w:rPr/>
            </w:pPr>
            <w:r>
              <w:rPr>
                <w:rtl w:val="0"/>
              </w:rPr>
              <w:t xml:space="preserve">3. Khách hàng nhập thông tin rồi xác nhận. </w:t>
            </w:r>
          </w:p>
          <w:p w:rsidR="00000000" w:rsidDel="00000000" w:rsidP="00000000" w:rsidRDefault="00000000" w:rsidRPr="00000000" w14:paraId="000002A0">
            <w:pPr>
              <w:keepNext w:val="1"/>
              <w:spacing w:after="40" w:before="40" w:line="252.00000000000003" w:lineRule="auto"/>
              <w:jc w:val="both"/>
              <w:rPr/>
            </w:pPr>
            <w:r>
              <w:rPr>
                <w:rtl w:val="0"/>
              </w:rPr>
              <w:t xml:space="preserve">4. Hệ thống kiểm tra định dạng dữ liệu và đối chiếu số điện thoại, hộp thư với các tài khoản đã có. </w:t>
            </w:r>
          </w:p>
          <w:p w:rsidR="00000000" w:rsidDel="00000000" w:rsidP="00000000" w:rsidRDefault="00000000" w:rsidRPr="00000000" w14:paraId="000002A1">
            <w:pPr>
              <w:keepNext w:val="1"/>
              <w:spacing w:after="40" w:before="40" w:line="252.00000000000003" w:lineRule="auto"/>
              <w:jc w:val="both"/>
              <w:rPr/>
            </w:pPr>
            <w:r>
              <w:rPr>
                <w:rtl w:val="0"/>
              </w:rPr>
              <w:t xml:space="preserve">5. Hệ thống mã hoá mật khẩu, tạo tài khoản với vai trò khách hàng. </w:t>
            </w:r>
          </w:p>
          <w:p w:rsidR="00000000" w:rsidDel="00000000" w:rsidP="00000000" w:rsidRDefault="00000000" w:rsidRPr="00000000" w14:paraId="000002A2">
            <w:pPr>
              <w:keepNext w:val="1"/>
              <w:spacing w:after="40" w:before="40" w:line="252.00000000000003" w:lineRule="auto"/>
              <w:jc w:val="both"/>
              <w:rPr/>
            </w:pPr>
            <w:r>
              <w:rPr>
                <w:rtl w:val="0"/>
              </w:rPr>
              <w:t xml:space="preserve">6. Hệ thống thông báo đăng ký thành công và chuyển sang trang đăng nhập.</w:t>
            </w:r>
          </w:p>
        </w:tc>
      </w:tr>
      <w:tr>
        <w:trPr>
          <w:cantSplit w:val="1"/>
          <w:tblHeader w:val="0"/>
        </w:trPr>
        <w:tc>
          <w:tcPr>
            <w:vAlign w:val="center"/>
          </w:tcPr>
          <w:p w:rsidR="00000000" w:rsidDel="00000000" w:rsidP="00000000" w:rsidRDefault="00000000" w:rsidRPr="00000000" w14:paraId="000002A3">
            <w:pPr>
              <w:spacing w:after="40" w:before="40" w:line="252.00000000000003" w:lineRule="auto"/>
              <w:jc w:val="center"/>
              <w:rPr/>
            </w:pPr>
            <w:r>
              <w:rPr>
                <w:b w:val="1"/>
                <w:bCs w:val="1"/>
                <w:rtl w:val="0"/>
              </w:rPr>
              <w:t xml:space="preserve">Luồng ngoại lệ</w:t>
            </w:r>
            <w:r>
              <w:rPr>
                <w:rtl w:val="0"/>
              </w:rPr>
            </w:r>
          </w:p>
        </w:tc>
        <w:tc>
          <w:tcPr>
            <w:vAlign w:val="center"/>
          </w:tcPr>
          <w:p w:rsidR="00000000" w:rsidDel="00000000" w:rsidP="00000000" w:rsidRDefault="00000000" w:rsidRPr="00000000" w14:paraId="000002A4">
            <w:pPr>
              <w:spacing w:after="40" w:before="40" w:line="252.00000000000003" w:lineRule="auto"/>
              <w:jc w:val="both"/>
              <w:rPr/>
            </w:pPr>
            <w:r>
              <w:rPr>
                <w:rtl w:val="0"/>
              </w:rPr>
              <w:t xml:space="preserve">4a. Trường bắt buộc còn trống hoặc sai định dạng: hệ thống đánh dấu lỗi tại từng trường và giữ lại dữ liệu đã nhập. </w:t>
            </w:r>
          </w:p>
          <w:p w:rsidR="00000000" w:rsidDel="00000000" w:rsidP="00000000" w:rsidRDefault="00000000" w:rsidRPr="00000000" w14:paraId="000002A5">
            <w:pPr>
              <w:spacing w:after="40" w:before="40" w:line="252.00000000000003" w:lineRule="auto"/>
              <w:jc w:val="both"/>
              <w:rPr/>
            </w:pPr>
            <w:r>
              <w:rPr>
                <w:rtl w:val="0"/>
              </w:rPr>
              <w:t xml:space="preserve">4b. Số điện thoại hoặc hộp thư đã được sử dụng: hệ thống từ chối tạo tài khoản và hướng người dùng sang chức năng đăng nhập.</w:t>
            </w:r>
          </w:p>
        </w:tc>
      </w:tr>
    </w:tbl>
    <w:p w:rsidR="00000000" w:rsidDel="00000000" w:rsidP="00000000" w:rsidRDefault="00000000" w:rsidRPr="00000000" w14:paraId="000002A6">
      <w:pPr>
        <w:keepNext w:val="1"/>
        <w:spacing w:before="120" w:lineRule="auto"/>
        <w:jc w:val="both"/>
        <w:rPr>
          <w:b w:val="1"/>
          <w:bCs w:val="1"/>
        </w:rPr>
      </w:pPr>
      <w:r>
        <w:rPr>
          <w:b w:val="1"/>
          <w:bCs w:val="1"/>
          <w:rtl w:val="0"/>
        </w:rPr>
        <w:t xml:space="preserve">- UC02 – Đăng nhập và đăng xuất</w:t>
      </w:r>
    </w:p>
    <w:bookmarkStart w:colFirst="0" w:colLast="0" w:name="q7tts5u9hryx" w:id="42"/>
    <w:bookmarkEnd w:id="42"/>
    <w:p w:rsidR="00000000" w:rsidDel="00000000" w:rsidP="00000000" w:rsidRDefault="00000000" w:rsidRPr="00000000" w14:paraId="000002A7">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UC02 – Đăng nhập và đăng xuất.</w:t>
      </w:r>
      <w:r>
        <w:rPr>
          <w:rtl w:val="0"/>
        </w:rPr>
      </w:r>
    </w:p>
    <w:tbl>
      <w:tblPr>
        <w:tblStyle w:val="Table9"/>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6803"/>
        <w:tblGridChange w:id="0">
          <w:tblGrid>
            <w:gridCol w:w="2268"/>
            <w:gridCol w:w="6803"/>
          </w:tblGrid>
        </w:tblGridChange>
      </w:tblGrid>
      <w:tr>
        <w:trPr>
          <w:cantSplit w:val="1"/>
          <w:tblHeader w:val="1"/>
        </w:trPr>
        <w:tc>
          <w:tcPr>
            <w:vAlign w:val="center"/>
          </w:tcPr>
          <w:p w:rsidR="00000000" w:rsidDel="00000000" w:rsidP="00000000" w:rsidRDefault="00000000" w:rsidRPr="00000000" w14:paraId="000002A8">
            <w:pPr>
              <w:keepNext w:val="1"/>
              <w:spacing w:after="40" w:before="40" w:line="252.00000000000003" w:lineRule="auto"/>
              <w:jc w:val="center"/>
              <w:rPr>
                <w:b w:val="1"/>
                <w:bCs w:val="1"/>
              </w:rPr>
            </w:pPr>
            <w:r>
              <w:rPr>
                <w:b w:val="1"/>
                <w:bCs w:val="1"/>
                <w:rtl w:val="0"/>
              </w:rPr>
              <w:t xml:space="preserve">Mô tả</w:t>
            </w:r>
          </w:p>
        </w:tc>
        <w:tc>
          <w:tcPr>
            <w:vAlign w:val="center"/>
          </w:tcPr>
          <w:p w:rsidR="00000000" w:rsidDel="00000000" w:rsidP="00000000" w:rsidRDefault="00000000" w:rsidRPr="00000000" w14:paraId="000002A9">
            <w:pPr>
              <w:keepNext w:val="1"/>
              <w:spacing w:after="40" w:before="40" w:line="252.00000000000003" w:lineRule="auto"/>
              <w:jc w:val="center"/>
              <w:rPr>
                <w:b w:val="1"/>
                <w:bCs w:val="1"/>
              </w:rPr>
            </w:pPr>
            <w:r>
              <w:rPr>
                <w:b w:val="1"/>
                <w:bCs w:val="1"/>
                <w:rtl w:val="0"/>
              </w:rPr>
              <w:t xml:space="preserve">Ý nghĩa</w:t>
            </w:r>
          </w:p>
        </w:tc>
      </w:tr>
      <w:tr>
        <w:trPr>
          <w:cantSplit w:val="1"/>
          <w:tblHeader w:val="0"/>
        </w:trPr>
        <w:tc>
          <w:tcPr>
            <w:vAlign w:val="center"/>
          </w:tcPr>
          <w:p w:rsidR="00000000" w:rsidDel="00000000" w:rsidP="00000000" w:rsidRDefault="00000000" w:rsidRPr="00000000" w14:paraId="000002AA">
            <w:pPr>
              <w:keepNext w:val="1"/>
              <w:spacing w:after="40" w:before="40" w:line="252.00000000000003" w:lineRule="auto"/>
              <w:jc w:val="center"/>
              <w:rPr/>
            </w:pPr>
            <w:r>
              <w:rPr>
                <w:b w:val="1"/>
                <w:bCs w:val="1"/>
                <w:rtl w:val="0"/>
              </w:rPr>
              <w:t xml:space="preserve">Tên Use Case</w:t>
            </w:r>
            <w:r>
              <w:rPr>
                <w:rtl w:val="0"/>
              </w:rPr>
            </w:r>
          </w:p>
        </w:tc>
        <w:tc>
          <w:tcPr>
            <w:vAlign w:val="center"/>
          </w:tcPr>
          <w:p w:rsidR="00000000" w:rsidDel="00000000" w:rsidP="00000000" w:rsidRDefault="00000000" w:rsidRPr="00000000" w14:paraId="000002AB">
            <w:pPr>
              <w:keepNext w:val="1"/>
              <w:spacing w:after="40" w:before="40" w:line="252.00000000000003" w:lineRule="auto"/>
              <w:jc w:val="center"/>
              <w:rPr/>
            </w:pPr>
            <w:r>
              <w:rPr>
                <w:rtl w:val="0"/>
              </w:rPr>
              <w:t xml:space="preserve">Đăng nhập và đăng xuất</w:t>
            </w:r>
          </w:p>
        </w:tc>
      </w:tr>
      <w:tr>
        <w:trPr>
          <w:cantSplit w:val="1"/>
          <w:tblHeader w:val="0"/>
        </w:trPr>
        <w:tc>
          <w:tcPr>
            <w:vAlign w:val="center"/>
          </w:tcPr>
          <w:p w:rsidR="00000000" w:rsidDel="00000000" w:rsidP="00000000" w:rsidRDefault="00000000" w:rsidRPr="00000000" w14:paraId="000002AC">
            <w:pPr>
              <w:keepNext w:val="1"/>
              <w:spacing w:after="40" w:before="40" w:line="252.00000000000003" w:lineRule="auto"/>
              <w:jc w:val="center"/>
              <w:rPr/>
            </w:pPr>
            <w:r>
              <w:rPr>
                <w:b w:val="1"/>
                <w:bCs w:val="1"/>
                <w:rtl w:val="0"/>
              </w:rPr>
              <w:t xml:space="preserve">Tác nhân chính</w:t>
            </w:r>
            <w:r>
              <w:rPr>
                <w:rtl w:val="0"/>
              </w:rPr>
            </w:r>
          </w:p>
        </w:tc>
        <w:tc>
          <w:tcPr>
            <w:vAlign w:val="center"/>
          </w:tcPr>
          <w:p w:rsidR="00000000" w:rsidDel="00000000" w:rsidP="00000000" w:rsidRDefault="00000000" w:rsidRPr="00000000" w14:paraId="000002AD">
            <w:pPr>
              <w:keepNext w:val="1"/>
              <w:spacing w:after="40" w:before="40" w:line="252.00000000000003" w:lineRule="auto"/>
              <w:jc w:val="both"/>
              <w:rPr/>
            </w:pPr>
            <w:r>
              <w:rPr>
                <w:rtl w:val="0"/>
              </w:rPr>
              <w:t xml:space="preserve">Khách hàng, Nhân viên, Đầu bếp, Quản lý chi nhánh, Quản trị viên hệ thống</w:t>
            </w:r>
          </w:p>
        </w:tc>
      </w:tr>
      <w:tr>
        <w:trPr>
          <w:cantSplit w:val="1"/>
          <w:tblHeader w:val="0"/>
        </w:trPr>
        <w:tc>
          <w:tcPr>
            <w:vAlign w:val="center"/>
          </w:tcPr>
          <w:p w:rsidR="00000000" w:rsidDel="00000000" w:rsidP="00000000" w:rsidRDefault="00000000" w:rsidRPr="00000000" w14:paraId="000002AE">
            <w:pPr>
              <w:keepNext w:val="1"/>
              <w:spacing w:after="40" w:before="40" w:line="252.00000000000003" w:lineRule="auto"/>
              <w:jc w:val="center"/>
              <w:rPr/>
            </w:pPr>
            <w:r>
              <w:rPr>
                <w:b w:val="1"/>
                <w:bCs w:val="1"/>
                <w:rtl w:val="0"/>
              </w:rPr>
              <w:t xml:space="preserve">Tiền điều kiện</w:t>
            </w:r>
            <w:r>
              <w:rPr>
                <w:rtl w:val="0"/>
              </w:rPr>
            </w:r>
          </w:p>
        </w:tc>
        <w:tc>
          <w:tcPr>
            <w:vAlign w:val="center"/>
          </w:tcPr>
          <w:p w:rsidR="00000000" w:rsidDel="00000000" w:rsidP="00000000" w:rsidRDefault="00000000" w:rsidRPr="00000000" w14:paraId="000002AF">
            <w:pPr>
              <w:keepNext w:val="1"/>
              <w:spacing w:after="40" w:before="40" w:line="252.00000000000003" w:lineRule="auto"/>
              <w:jc w:val="both"/>
              <w:rPr/>
            </w:pPr>
            <w:r>
              <w:rPr>
                <w:rtl w:val="0"/>
              </w:rPr>
              <w:t xml:space="preserve">Tài khoản đã tồn tại trong hệ thống và không ở trạng thái bị khoá.</w:t>
            </w:r>
          </w:p>
        </w:tc>
      </w:tr>
      <w:tr>
        <w:trPr>
          <w:cantSplit w:val="1"/>
          <w:tblHeader w:val="0"/>
        </w:trPr>
        <w:tc>
          <w:tcPr>
            <w:vAlign w:val="center"/>
          </w:tcPr>
          <w:p w:rsidR="00000000" w:rsidDel="00000000" w:rsidP="00000000" w:rsidRDefault="00000000" w:rsidRPr="00000000" w14:paraId="000002B0">
            <w:pPr>
              <w:keepNext w:val="1"/>
              <w:spacing w:after="40" w:before="40" w:line="252.00000000000003" w:lineRule="auto"/>
              <w:jc w:val="center"/>
              <w:rPr/>
            </w:pPr>
            <w:r>
              <w:rPr>
                <w:b w:val="1"/>
                <w:bCs w:val="1"/>
                <w:rtl w:val="0"/>
              </w:rPr>
              <w:t xml:space="preserve">Luồng sự kiện chính</w:t>
            </w:r>
            <w:r>
              <w:rPr>
                <w:rtl w:val="0"/>
              </w:rPr>
            </w:r>
          </w:p>
        </w:tc>
        <w:tc>
          <w:tcPr>
            <w:vAlign w:val="center"/>
          </w:tcPr>
          <w:p w:rsidR="00000000" w:rsidDel="00000000" w:rsidP="00000000" w:rsidRDefault="00000000" w:rsidRPr="00000000" w14:paraId="000002B1">
            <w:pPr>
              <w:keepNext w:val="1"/>
              <w:spacing w:after="40" w:before="40" w:line="252.00000000000003" w:lineRule="auto"/>
              <w:jc w:val="both"/>
              <w:rPr/>
            </w:pPr>
            <w:r>
              <w:rPr>
                <w:rtl w:val="0"/>
              </w:rPr>
              <w:t xml:space="preserve">1. Người dùng mở trang đăng nhập và </w:t>
            </w:r>
            <w:del w:id="9028" w:author="Claude" w:date="2026-10-24T12:00:00Z">
              <w:r>
                <w:rPr>
                  <w:rtl w:val="0"/>
                </w:rPr>
                <w:delText xml:space="preserve">nhập số điện thoại hoặc hộp thư cùng mật khẩu.</w:delText>
              </w:r>
            </w:del>
            <w:ins w:id="9029" w:author="Claude" w:date="2026-10-24T12:00:00Z">
              <w:r>
                <w:rPr>
                  <w:rtl w:val="0"/>
                </w:rPr>
                <w:t xml:space="preserve">nhập hộp thư điện tử cùng mật khẩu; khách hàng có thể chọn đăng nhập bằng tài khoản Google hoặc Facebook.</w:t>
              </w:r>
            </w:ins>
            <w:r>
              <w:rPr>
                <w:rtl w:val="0"/>
              </w:rPr>
              <w:t xml:space="preserve"> </w:t>
            </w:r>
          </w:p>
          <w:p w:rsidR="00000000" w:rsidDel="00000000" w:rsidP="00000000" w:rsidRDefault="00000000" w:rsidRPr="00000000" w14:paraId="000002B2">
            <w:pPr>
              <w:keepNext w:val="1"/>
              <w:spacing w:after="40" w:before="40" w:line="252.00000000000003" w:lineRule="auto"/>
              <w:jc w:val="both"/>
              <w:rPr/>
            </w:pPr>
            <w:r>
              <w:rPr>
                <w:rtl w:val="0"/>
              </w:rPr>
              <w:t xml:space="preserve">2. Hệ thống đối chiếu thông tin với dữ liệu tài khoản.</w:t>
            </w:r>
          </w:p>
          <w:p w:rsidR="00000000" w:rsidDel="00000000" w:rsidP="00000000" w:rsidRDefault="00000000" w:rsidRPr="00000000" w14:paraId="000002B3">
            <w:pPr>
              <w:keepNext w:val="1"/>
              <w:spacing w:after="40" w:before="40" w:line="252.00000000000003" w:lineRule="auto"/>
              <w:jc w:val="both"/>
              <w:rPr/>
            </w:pPr>
            <w:r>
              <w:rPr>
                <w:rtl w:val="0"/>
              </w:rPr>
              <w:t xml:space="preserve">3. Hệ thống đọc vai trò của tài khoản vừa xác thực. </w:t>
            </w:r>
          </w:p>
          <w:p w:rsidR="00000000" w:rsidDel="00000000" w:rsidP="00000000" w:rsidRDefault="00000000" w:rsidRPr="00000000" w14:paraId="000002B4">
            <w:pPr>
              <w:keepNext w:val="1"/>
              <w:spacing w:after="40" w:before="40" w:line="252.00000000000003" w:lineRule="auto"/>
              <w:jc w:val="both"/>
              <w:rPr/>
            </w:pPr>
            <w:r>
              <w:rPr>
                <w:rtl w:val="0"/>
              </w:rPr>
              <w:t xml:space="preserve">4. Hệ thống điều hướng người dùng: khách hàng vào trang bán hàng, quản lý vào khu vực quản trị chi nhánh, nhân viên và đầu bếp được đưa về trang chủ vì nghiệp vụ của họ thực hiện tại thiết bị chấm công. </w:t>
            </w:r>
          </w:p>
          <w:p w:rsidR="00000000" w:rsidDel="00000000" w:rsidP="00000000" w:rsidRDefault="00000000" w:rsidRPr="00000000" w14:paraId="000002B5">
            <w:pPr>
              <w:keepNext w:val="1"/>
              <w:spacing w:after="40" w:before="40" w:line="252.00000000000003" w:lineRule="auto"/>
              <w:jc w:val="both"/>
              <w:rPr/>
            </w:pPr>
            <w:r>
              <w:rPr>
                <w:rtl w:val="0"/>
              </w:rPr>
              <w:t xml:space="preserve">5. Khi kết thúc công việc, người dùng chọn đăng xuất và hệ thống huỷ phiên làm việc.</w:t>
            </w:r>
          </w:p>
        </w:tc>
      </w:tr>
      <w:tr>
        <w:trPr>
          <w:cantSplit w:val="1"/>
          <w:tblHeader w:val="0"/>
        </w:trPr>
        <w:tc>
          <w:tcPr>
            <w:vAlign w:val="center"/>
          </w:tcPr>
          <w:p w:rsidR="00000000" w:rsidDel="00000000" w:rsidP="00000000" w:rsidRDefault="00000000" w:rsidRPr="00000000" w14:paraId="000002B6">
            <w:pPr>
              <w:spacing w:after="40" w:before="40" w:line="252.00000000000003" w:lineRule="auto"/>
              <w:jc w:val="center"/>
              <w:rPr/>
            </w:pPr>
            <w:r>
              <w:rPr>
                <w:b w:val="1"/>
                <w:bCs w:val="1"/>
                <w:rtl w:val="0"/>
              </w:rPr>
              <w:t xml:space="preserve">Luồng ngoại lệ</w:t>
            </w:r>
            <w:r>
              <w:rPr>
                <w:rtl w:val="0"/>
              </w:rPr>
            </w:r>
          </w:p>
        </w:tc>
        <w:tc>
          <w:tcPr>
            <w:vAlign w:val="center"/>
          </w:tcPr>
          <w:p w:rsidR="00000000" w:rsidDel="00000000" w:rsidP="00000000" w:rsidRDefault="00000000" w:rsidRPr="00000000" w14:paraId="000002B7">
            <w:pPr>
              <w:spacing w:after="40" w:before="40" w:line="252.00000000000003" w:lineRule="auto"/>
              <w:jc w:val="both"/>
              <w:rPr/>
            </w:pPr>
            <w:r>
              <w:rPr>
                <w:rtl w:val="0"/>
              </w:rPr>
              <w:t xml:space="preserve">2a. Thông tin đăng nhập không đúng: hệ thống thông báo lỗi chung mà không chỉ rõ sai ở mật khẩu hay tài khoản. </w:t>
            </w:r>
          </w:p>
          <w:p w:rsidR="00000000" w:rsidDel="00000000" w:rsidP="00000000" w:rsidRDefault="00000000" w:rsidRPr="00000000" w14:paraId="000002B8">
            <w:pPr>
              <w:spacing w:after="40" w:before="40" w:line="252.00000000000003" w:lineRule="auto"/>
              <w:jc w:val="both"/>
              <w:rPr/>
            </w:pPr>
            <w:r>
              <w:rPr>
                <w:rtl w:val="0"/>
              </w:rPr>
              <w:t xml:space="preserve">3a. Tài khoản đang bị khoá: hệ thống từ chối truy cập và đề nghị người dùng liên hệ quản lý chi nhánh.</w:t>
            </w:r>
          </w:p>
        </w:tc>
      </w:tr>
    </w:tbl>
    <w:p w:rsidR="00000000" w:rsidDel="00000000" w:rsidP="00000000" w:rsidRDefault="00000000" w:rsidRPr="00000000" w14:paraId="000002B9">
      <w:pPr>
        <w:keepNext w:val="1"/>
        <w:spacing w:before="120" w:lineRule="auto"/>
        <w:jc w:val="both"/>
        <w:rPr>
          <w:b w:val="1"/>
          <w:bCs w:val="1"/>
        </w:rPr>
      </w:pPr>
      <w:r>
        <w:rPr>
          <w:b w:val="1"/>
          <w:bCs w:val="1"/>
          <w:rtl w:val="0"/>
        </w:rPr>
        <w:t xml:space="preserve">- UC03 – Tra cứu thực đơn và đặt hàng</w:t>
      </w:r>
    </w:p>
    <w:bookmarkStart w:colFirst="0" w:colLast="0" w:name="3fbszvlgqvji" w:id="43"/>
    <w:bookmarkEnd w:id="43"/>
    <w:p w:rsidR="00000000" w:rsidDel="00000000" w:rsidP="00000000" w:rsidRDefault="00000000" w:rsidRPr="00000000" w14:paraId="000002BA">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UC03 – Tra cứu thực đơn và đặt hàng.</w:t>
      </w:r>
      <w:r>
        <w:rPr>
          <w:rtl w:val="0"/>
        </w:rPr>
      </w:r>
    </w:p>
    <w:tbl>
      <w:tblPr>
        <w:tblStyle w:val="Table10"/>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6803"/>
        <w:tblGridChange w:id="0">
          <w:tblGrid>
            <w:gridCol w:w="2268"/>
            <w:gridCol w:w="6803"/>
          </w:tblGrid>
        </w:tblGridChange>
      </w:tblGrid>
      <w:tr>
        <w:trPr>
          <w:cantSplit w:val="1"/>
          <w:tblHeader w:val="1"/>
        </w:trPr>
        <w:tc>
          <w:tcPr>
            <w:vAlign w:val="center"/>
          </w:tcPr>
          <w:p w:rsidR="00000000" w:rsidDel="00000000" w:rsidP="00000000" w:rsidRDefault="00000000" w:rsidRPr="00000000" w14:paraId="000002BB">
            <w:pPr>
              <w:keepNext w:val="1"/>
              <w:spacing w:after="40" w:before="40" w:line="252.00000000000003" w:lineRule="auto"/>
              <w:jc w:val="center"/>
              <w:rPr>
                <w:b w:val="1"/>
                <w:bCs w:val="1"/>
              </w:rPr>
            </w:pPr>
            <w:r>
              <w:rPr>
                <w:b w:val="1"/>
                <w:bCs w:val="1"/>
                <w:rtl w:val="0"/>
              </w:rPr>
              <w:t xml:space="preserve">Mô tả</w:t>
            </w:r>
          </w:p>
        </w:tc>
        <w:tc>
          <w:tcPr>
            <w:vAlign w:val="center"/>
          </w:tcPr>
          <w:p w:rsidR="00000000" w:rsidDel="00000000" w:rsidP="00000000" w:rsidRDefault="00000000" w:rsidRPr="00000000" w14:paraId="000002BC">
            <w:pPr>
              <w:keepNext w:val="1"/>
              <w:spacing w:after="40" w:before="40" w:line="252.00000000000003" w:lineRule="auto"/>
              <w:jc w:val="center"/>
              <w:rPr>
                <w:b w:val="1"/>
                <w:bCs w:val="1"/>
              </w:rPr>
            </w:pPr>
            <w:r>
              <w:rPr>
                <w:b w:val="1"/>
                <w:bCs w:val="1"/>
                <w:rtl w:val="0"/>
              </w:rPr>
              <w:t xml:space="preserve">Ý nghĩa</w:t>
            </w:r>
          </w:p>
        </w:tc>
      </w:tr>
      <w:tr>
        <w:trPr>
          <w:cantSplit w:val="1"/>
          <w:tblHeader w:val="0"/>
        </w:trPr>
        <w:tc>
          <w:tcPr>
            <w:vAlign w:val="center"/>
          </w:tcPr>
          <w:p w:rsidR="00000000" w:rsidDel="00000000" w:rsidP="00000000" w:rsidRDefault="00000000" w:rsidRPr="00000000" w14:paraId="000002BD">
            <w:pPr>
              <w:keepNext w:val="1"/>
              <w:spacing w:after="40" w:before="40" w:line="252.00000000000003" w:lineRule="auto"/>
              <w:jc w:val="center"/>
              <w:rPr/>
            </w:pPr>
            <w:r>
              <w:rPr>
                <w:b w:val="1"/>
                <w:bCs w:val="1"/>
                <w:rtl w:val="0"/>
              </w:rPr>
              <w:t xml:space="preserve">Tên Use Case</w:t>
            </w:r>
            <w:r>
              <w:rPr>
                <w:rtl w:val="0"/>
              </w:rPr>
            </w:r>
          </w:p>
        </w:tc>
        <w:tc>
          <w:tcPr>
            <w:vAlign w:val="center"/>
          </w:tcPr>
          <w:p w:rsidR="00000000" w:rsidDel="00000000" w:rsidP="00000000" w:rsidRDefault="00000000" w:rsidRPr="00000000" w14:paraId="000002BE">
            <w:pPr>
              <w:keepNext w:val="1"/>
              <w:spacing w:after="40" w:before="40" w:line="252.00000000000003" w:lineRule="auto"/>
              <w:jc w:val="center"/>
              <w:rPr/>
            </w:pPr>
            <w:r>
              <w:rPr>
                <w:rtl w:val="0"/>
              </w:rPr>
              <w:t xml:space="preserve">Tra cứu thực đơn và đặt hàng</w:t>
            </w:r>
          </w:p>
        </w:tc>
      </w:tr>
      <w:tr>
        <w:trPr>
          <w:cantSplit w:val="1"/>
          <w:tblHeader w:val="0"/>
        </w:trPr>
        <w:tc>
          <w:tcPr>
            <w:vAlign w:val="center"/>
          </w:tcPr>
          <w:p w:rsidR="00000000" w:rsidDel="00000000" w:rsidP="00000000" w:rsidRDefault="00000000" w:rsidRPr="00000000" w14:paraId="000002BF">
            <w:pPr>
              <w:keepNext w:val="1"/>
              <w:spacing w:after="40" w:before="40" w:line="252.00000000000003" w:lineRule="auto"/>
              <w:jc w:val="center"/>
              <w:rPr/>
            </w:pPr>
            <w:r>
              <w:rPr>
                <w:b w:val="1"/>
                <w:bCs w:val="1"/>
                <w:rtl w:val="0"/>
              </w:rPr>
              <w:t xml:space="preserve">Tác nhân chính</w:t>
            </w:r>
            <w:r>
              <w:rPr>
                <w:rtl w:val="0"/>
              </w:rPr>
            </w:r>
          </w:p>
        </w:tc>
        <w:tc>
          <w:tcPr>
            <w:vAlign w:val="center"/>
          </w:tcPr>
          <w:p w:rsidR="00000000" w:rsidDel="00000000" w:rsidP="00000000" w:rsidRDefault="00000000" w:rsidRPr="00000000" w14:paraId="000002C0">
            <w:pPr>
              <w:keepNext w:val="1"/>
              <w:spacing w:after="40" w:before="40" w:line="252.00000000000003" w:lineRule="auto"/>
              <w:jc w:val="center"/>
              <w:rPr/>
            </w:pPr>
            <w:r>
              <w:rPr>
                <w:rtl w:val="0"/>
              </w:rPr>
              <w:t xml:space="preserve">Khách hàng</w:t>
            </w:r>
          </w:p>
        </w:tc>
      </w:tr>
      <w:tr>
        <w:trPr>
          <w:cantSplit w:val="1"/>
          <w:tblHeader w:val="0"/>
        </w:trPr>
        <w:tc>
          <w:tcPr>
            <w:vAlign w:val="center"/>
          </w:tcPr>
          <w:p w:rsidR="00000000" w:rsidDel="00000000" w:rsidP="00000000" w:rsidRDefault="00000000" w:rsidRPr="00000000" w14:paraId="000002C1">
            <w:pPr>
              <w:keepNext w:val="1"/>
              <w:spacing w:after="40" w:before="40" w:line="252.00000000000003" w:lineRule="auto"/>
              <w:jc w:val="center"/>
              <w:rPr/>
            </w:pPr>
            <w:r>
              <w:rPr>
                <w:b w:val="1"/>
                <w:bCs w:val="1"/>
                <w:rtl w:val="0"/>
              </w:rPr>
              <w:t xml:space="preserve">Tiền điều kiện</w:t>
            </w:r>
            <w:r>
              <w:rPr>
                <w:rtl w:val="0"/>
              </w:rPr>
            </w:r>
          </w:p>
        </w:tc>
        <w:tc>
          <w:tcPr>
            <w:vAlign w:val="center"/>
          </w:tcPr>
          <w:p w:rsidR="00000000" w:rsidDel="00000000" w:rsidP="00000000" w:rsidRDefault="00000000" w:rsidRPr="00000000" w14:paraId="000002C2">
            <w:pPr>
              <w:keepNext w:val="1"/>
              <w:spacing w:after="40" w:before="40" w:line="252.00000000000003" w:lineRule="auto"/>
              <w:jc w:val="both"/>
              <w:rPr/>
            </w:pPr>
            <w:del w:id="9032" w:author="Claude" w:date="2026-10-24T12:00:00Z">
              <w:r>
                <w:rPr>
                  <w:rtl w:val="0"/>
                </w:rPr>
                <w:delText xml:space="preserve">Khách hàng đã đăng nhập và hệ thống có ít nhất một chi nhánh đang hoạt động.</w:delText>
              </w:r>
            </w:del>
            <w:ins w:id="9033" w:author="Claude" w:date="2026-10-24T12:00:00Z">
              <w:r>
                <w:rPr>
                  <w:rtl w:val="0"/>
                </w:rPr>
                <w:t xml:space="preserve">Hệ thống có ít nhất một chi nhánh đang hoạt động. Khách hàng xem thực đơn và thêm món vào giỏ mà không cần đăng nhập, nhưng phải đăng nhập trước khi xác nhận đặt hàng.</w:t>
              </w:r>
            </w:ins>
          </w:p>
        </w:tc>
      </w:tr>
      <w:tr>
        <w:trPr>
          <w:cantSplit w:val="1"/>
          <w:tblHeader w:val="0"/>
        </w:trPr>
        <w:tc>
          <w:tcPr>
            <w:vAlign w:val="center"/>
          </w:tcPr>
          <w:p w:rsidR="00000000" w:rsidDel="00000000" w:rsidP="00000000" w:rsidRDefault="00000000" w:rsidRPr="00000000" w14:paraId="000002C3">
            <w:pPr>
              <w:keepNext w:val="1"/>
              <w:spacing w:after="40" w:before="40" w:line="252.00000000000003" w:lineRule="auto"/>
              <w:jc w:val="center"/>
              <w:rPr/>
            </w:pPr>
            <w:r>
              <w:rPr>
                <w:b w:val="1"/>
                <w:bCs w:val="1"/>
                <w:rtl w:val="0"/>
              </w:rPr>
              <w:t xml:space="preserve">Luồng sự kiện chính</w:t>
            </w:r>
            <w:r>
              <w:rPr>
                <w:rtl w:val="0"/>
              </w:rPr>
            </w:r>
          </w:p>
        </w:tc>
        <w:tc>
          <w:tcPr>
            <w:vAlign w:val="center"/>
          </w:tcPr>
          <w:p w:rsidR="00000000" w:rsidDel="00000000" w:rsidP="00000000" w:rsidRDefault="00000000" w:rsidRPr="00000000" w14:paraId="000002C4">
            <w:pPr>
              <w:keepNext w:val="1"/>
              <w:spacing w:after="40" w:before="40" w:line="252.00000000000003" w:lineRule="auto"/>
              <w:jc w:val="both"/>
              <w:rPr/>
            </w:pPr>
            <w:r>
              <w:rPr>
                <w:rtl w:val="0"/>
              </w:rPr>
              <w:t xml:space="preserve">1. Khách hàng chọn chi nhánh muốn mua hàng. </w:t>
            </w:r>
          </w:p>
          <w:p w:rsidR="00000000" w:rsidDel="00000000" w:rsidP="00000000" w:rsidRDefault="00000000" w:rsidRPr="00000000" w14:paraId="000002C5">
            <w:pPr>
              <w:keepNext w:val="1"/>
              <w:spacing w:after="40" w:before="40" w:line="252.00000000000003" w:lineRule="auto"/>
              <w:jc w:val="both"/>
              <w:rPr/>
            </w:pPr>
            <w:r>
              <w:rPr>
                <w:rtl w:val="0"/>
              </w:rPr>
              <w:t xml:space="preserve">2. Hệ thống tải thực đơn của chi nhánh kèm giá bán và tình trạng còn món. </w:t>
            </w:r>
          </w:p>
          <w:p w:rsidR="00000000" w:rsidDel="00000000" w:rsidP="00000000" w:rsidRDefault="00000000" w:rsidRPr="00000000" w14:paraId="000002C6">
            <w:pPr>
              <w:keepNext w:val="1"/>
              <w:spacing w:after="40" w:before="40" w:line="252.00000000000003" w:lineRule="auto"/>
              <w:jc w:val="both"/>
              <w:rPr/>
            </w:pPr>
            <w:r>
              <w:rPr>
                <w:rtl w:val="0"/>
              </w:rPr>
              <w:t xml:space="preserve">3. Khách hàng tìm món theo tên hoặc lọc theo danh mục, xem chi tiết món khi cần. </w:t>
            </w:r>
          </w:p>
          <w:p w:rsidR="00000000" w:rsidDel="00000000" w:rsidP="00000000" w:rsidRDefault="00000000" w:rsidRPr="00000000" w14:paraId="000002C7">
            <w:pPr>
              <w:keepNext w:val="1"/>
              <w:spacing w:after="40" w:before="40" w:line="252.00000000000003" w:lineRule="auto"/>
              <w:jc w:val="both"/>
              <w:rPr/>
            </w:pPr>
            <w:r>
              <w:rPr>
                <w:rtl w:val="0"/>
              </w:rPr>
              <w:t xml:space="preserve">4. Khách hàng thêm món vào giỏ, ghi chú và điều chỉnh số lượng. 5. Khách hàng chọn hình thức nhận hàng là mang đi hoặc giao tận nơi. </w:t>
            </w:r>
          </w:p>
          <w:p w:rsidR="00000000" w:rsidDel="00000000" w:rsidP="00000000" w:rsidRDefault="00000000" w:rsidRPr="00000000" w14:paraId="000002C8">
            <w:pPr>
              <w:keepNext w:val="1"/>
              <w:spacing w:after="40" w:before="40" w:line="252.00000000000003" w:lineRule="auto"/>
              <w:jc w:val="both"/>
              <w:rPr/>
            </w:pPr>
            <w:r>
              <w:rPr>
                <w:rtl w:val="0"/>
              </w:rPr>
              <w:t xml:space="preserve">6. Trường hợp giao tận nơi, khách hàng chọn địa chỉ trong sổ địa chỉ và tốc độ giao tiêu chuẩn hoặc hỏa tốc. </w:t>
            </w:r>
          </w:p>
          <w:p w:rsidR="00000000" w:rsidDel="00000000" w:rsidP="00000000" w:rsidRDefault="00000000" w:rsidRPr="00000000" w14:paraId="000002C9">
            <w:pPr>
              <w:keepNext w:val="1"/>
              <w:spacing w:after="40" w:before="40" w:line="252.00000000000003" w:lineRule="auto"/>
              <w:jc w:val="both"/>
              <w:rPr/>
            </w:pPr>
            <w:r>
              <w:rPr>
                <w:rtl w:val="0"/>
              </w:rPr>
              <w:t xml:space="preserve">7. Khách hàng nhập hoặc chọn mã giảm giá từ danh sách gợi ý. 8. Hệ thống hiển thị tiền món, phí giao, số tiền giảm và tổng tiền. 9. Khách hàng xác nhận tạo đơn. </w:t>
            </w:r>
          </w:p>
          <w:p w:rsidR="00000000" w:rsidDel="00000000" w:rsidP="00000000" w:rsidRDefault="00000000" w:rsidRPr="00000000" w14:paraId="000002CA">
            <w:pPr>
              <w:keepNext w:val="1"/>
              <w:spacing w:after="40" w:before="40" w:line="252.00000000000003" w:lineRule="auto"/>
              <w:jc w:val="both"/>
              <w:rPr/>
            </w:pPr>
            <w:r>
              <w:rPr>
                <w:rtl w:val="0"/>
              </w:rPr>
              <w:t xml:space="preserve">10. Hệ thống kiểm tra lại giá và mã, sinh mã đơn, lưu đơn ở trạng thái chờ xác nhận và hiển thị đơn mới trên màn hình tổng quan của chi nhánh.</w:t>
            </w:r>
          </w:p>
        </w:tc>
      </w:tr>
      <w:tr>
        <w:trPr>
          <w:cantSplit w:val="1"/>
          <w:tblHeader w:val="0"/>
        </w:trPr>
        <w:tc>
          <w:tcPr>
            <w:vAlign w:val="center"/>
          </w:tcPr>
          <w:p w:rsidR="00000000" w:rsidDel="00000000" w:rsidP="00000000" w:rsidRDefault="00000000" w:rsidRPr="00000000" w14:paraId="000002CB">
            <w:pPr>
              <w:spacing w:after="40" w:before="40" w:line="252.00000000000003" w:lineRule="auto"/>
              <w:jc w:val="center"/>
              <w:rPr/>
            </w:pPr>
            <w:r>
              <w:rPr>
                <w:b w:val="1"/>
                <w:bCs w:val="1"/>
                <w:rtl w:val="0"/>
              </w:rPr>
              <w:t xml:space="preserve">Luồng ngoại lệ</w:t>
            </w:r>
            <w:r>
              <w:rPr>
                <w:rtl w:val="0"/>
              </w:rPr>
            </w:r>
          </w:p>
        </w:tc>
        <w:tc>
          <w:tcPr>
            <w:vAlign w:val="center"/>
          </w:tcPr>
          <w:p w:rsidR="00000000" w:rsidDel="00000000" w:rsidP="00000000" w:rsidRDefault="00000000" w:rsidRPr="00000000" w14:paraId="000002CC">
            <w:pPr>
              <w:spacing w:after="40" w:before="40" w:line="252.00000000000003" w:lineRule="auto"/>
              <w:jc w:val="both"/>
              <w:rPr/>
            </w:pPr>
            <w:r>
              <w:rPr>
                <w:rtl w:val="0"/>
              </w:rPr>
              <w:t xml:space="preserve">2a. Chi nhánh đang tạm đóng: hệ thống đề nghị khách chọn chi nhánh khác. </w:t>
            </w:r>
          </w:p>
          <w:p w:rsidR="00000000" w:rsidDel="00000000" w:rsidP="00000000" w:rsidRDefault="00000000" w:rsidRPr="00000000" w14:paraId="000002CD">
            <w:pPr>
              <w:spacing w:after="40" w:before="40" w:line="252.00000000000003" w:lineRule="auto"/>
              <w:jc w:val="both"/>
              <w:rPr/>
            </w:pPr>
            <w:r>
              <w:rPr>
                <w:rtl w:val="0"/>
              </w:rPr>
              <w:t xml:space="preserve">4a. Món đã hết hoặc ngừng bán: hệ thống không cho thêm vào giỏ. </w:t>
            </w:r>
          </w:p>
          <w:p w:rsidR="00000000" w:rsidDel="00000000" w:rsidP="00000000" w:rsidRDefault="00000000" w:rsidRPr="00000000" w14:paraId="000002CE">
            <w:pPr>
              <w:spacing w:after="40" w:before="40" w:line="252.00000000000003" w:lineRule="auto"/>
              <w:jc w:val="both"/>
              <w:rPr/>
            </w:pPr>
            <w:r>
              <w:rPr>
                <w:rtl w:val="0"/>
              </w:rPr>
              <w:t xml:space="preserve">6a. Khách chưa có địa chỉ: hệ thống chuyển tới trang thêm địa chỉ rồi quay lại thanh toán. </w:t>
            </w:r>
          </w:p>
          <w:p w:rsidR="00000000" w:rsidDel="00000000" w:rsidP="00000000" w:rsidRDefault="00000000" w:rsidRPr="00000000" w14:paraId="000002CF">
            <w:pPr>
              <w:spacing w:after="40" w:before="40" w:line="252.00000000000003" w:lineRule="auto"/>
              <w:jc w:val="both"/>
              <w:rPr/>
            </w:pPr>
            <w:r>
              <w:rPr>
                <w:rtl w:val="0"/>
              </w:rPr>
              <w:t xml:space="preserve">7a. Mã không hợp lệ, hết hạn, chưa đủ giá trị đơn tối thiểu hoặc không đúng loại đơn: hệ thống nêu rõ lý do và không áp dụng. </w:t>
            </w:r>
          </w:p>
          <w:p w:rsidR="00000000" w:rsidDel="00000000" w:rsidP="00000000" w:rsidRDefault="00000000" w:rsidRPr="00000000" w14:paraId="000002D0">
            <w:pPr>
              <w:spacing w:after="40" w:before="40" w:line="252.00000000000003" w:lineRule="auto"/>
              <w:jc w:val="both"/>
              <w:rPr/>
            </w:pPr>
            <w:r>
              <w:rPr>
                <w:rtl w:val="0"/>
              </w:rPr>
              <w:t xml:space="preserve">9a. Giỏ hàng trống: hệ thống không cho phép xác nhận đơn.</w:t>
            </w:r>
          </w:p>
        </w:tc>
      </w:tr>
    </w:tbl>
    <w:p w:rsidR="00000000" w:rsidDel="00000000" w:rsidP="00000000" w:rsidRDefault="00000000" w:rsidRPr="00000000" w14:paraId="000002D1">
      <w:pPr>
        <w:keepNext w:val="1"/>
        <w:spacing w:before="120" w:lineRule="auto"/>
        <w:jc w:val="both"/>
        <w:rPr>
          <w:b w:val="1"/>
          <w:bCs w:val="1"/>
        </w:rPr>
      </w:pPr>
      <w:r>
        <w:rPr>
          <w:b w:val="1"/>
          <w:bCs w:val="1"/>
          <w:rtl w:val="0"/>
        </w:rPr>
        <w:t xml:space="preserve">- UC04 – Thanh toán đơn hàng</w:t>
      </w:r>
    </w:p>
    <w:bookmarkStart w:colFirst="0" w:colLast="0" w:name="unk27ykaeklw" w:id="44"/>
    <w:bookmarkEnd w:id="44"/>
    <w:p w:rsidR="00000000" w:rsidDel="00000000" w:rsidP="00000000" w:rsidRDefault="00000000" w:rsidRPr="00000000" w14:paraId="000002D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UC04 – Thanh toán đơn hàng.</w:t>
      </w:r>
      <w:r>
        <w:rPr>
          <w:rtl w:val="0"/>
        </w:rPr>
      </w:r>
    </w:p>
    <w:tbl>
      <w:tblPr>
        <w:tblStyle w:val="Table11"/>
        <w:tblW w:w="90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6"/>
        <w:gridCol w:w="6795"/>
        <w:tblGridChange w:id="0">
          <w:tblGrid>
            <w:gridCol w:w="2266"/>
            <w:gridCol w:w="6795"/>
          </w:tblGrid>
        </w:tblGridChange>
      </w:tblGrid>
      <w:tr>
        <w:trPr>
          <w:cantSplit w:val="1"/>
          <w:tblHeader w:val="1"/>
        </w:trPr>
        <w:tc>
          <w:tcPr>
            <w:vAlign w:val="center"/>
          </w:tcPr>
          <w:p w:rsidR="00000000" w:rsidDel="00000000" w:rsidP="00000000" w:rsidRDefault="00000000" w:rsidRPr="00000000" w14:paraId="000002D3">
            <w:pPr>
              <w:keepNext w:val="1"/>
              <w:spacing w:after="40" w:before="40" w:line="252.00000000000003" w:lineRule="auto"/>
              <w:jc w:val="center"/>
              <w:rPr>
                <w:b w:val="1"/>
                <w:bCs w:val="1"/>
              </w:rPr>
            </w:pPr>
            <w:r>
              <w:rPr>
                <w:b w:val="1"/>
                <w:bCs w:val="1"/>
                <w:rtl w:val="0"/>
              </w:rPr>
              <w:t xml:space="preserve">Mô tả</w:t>
            </w:r>
          </w:p>
        </w:tc>
        <w:tc>
          <w:tcPr>
            <w:vAlign w:val="center"/>
          </w:tcPr>
          <w:p w:rsidR="00000000" w:rsidDel="00000000" w:rsidP="00000000" w:rsidRDefault="00000000" w:rsidRPr="00000000" w14:paraId="000002D4">
            <w:pPr>
              <w:keepNext w:val="1"/>
              <w:spacing w:after="40" w:before="40" w:line="252.00000000000003" w:lineRule="auto"/>
              <w:jc w:val="center"/>
              <w:rPr>
                <w:b w:val="1"/>
                <w:bCs w:val="1"/>
              </w:rPr>
            </w:pPr>
            <w:r>
              <w:rPr>
                <w:b w:val="1"/>
                <w:bCs w:val="1"/>
                <w:rtl w:val="0"/>
              </w:rPr>
              <w:t xml:space="preserve">Ý nghĩa</w:t>
            </w:r>
          </w:p>
        </w:tc>
      </w:tr>
      <w:tr>
        <w:trPr>
          <w:cantSplit w:val="1"/>
          <w:tblHeader w:val="0"/>
        </w:trPr>
        <w:tc>
          <w:tcPr>
            <w:vAlign w:val="center"/>
          </w:tcPr>
          <w:p w:rsidR="00000000" w:rsidDel="00000000" w:rsidP="00000000" w:rsidRDefault="00000000" w:rsidRPr="00000000" w14:paraId="000002D5">
            <w:pPr>
              <w:keepNext w:val="1"/>
              <w:spacing w:after="40" w:before="40" w:line="252.00000000000003" w:lineRule="auto"/>
              <w:jc w:val="center"/>
              <w:rPr/>
            </w:pPr>
            <w:r>
              <w:rPr>
                <w:b w:val="1"/>
                <w:bCs w:val="1"/>
                <w:rtl w:val="0"/>
              </w:rPr>
              <w:t xml:space="preserve">Tên Use Case</w:t>
            </w:r>
            <w:r>
              <w:rPr>
                <w:rtl w:val="0"/>
              </w:rPr>
            </w:r>
          </w:p>
        </w:tc>
        <w:tc>
          <w:tcPr>
            <w:vAlign w:val="center"/>
          </w:tcPr>
          <w:p w:rsidR="00000000" w:rsidDel="00000000" w:rsidP="00000000" w:rsidRDefault="00000000" w:rsidRPr="00000000" w14:paraId="000002D6">
            <w:pPr>
              <w:keepNext w:val="1"/>
              <w:spacing w:after="40" w:before="40" w:line="252.00000000000003" w:lineRule="auto"/>
              <w:jc w:val="center"/>
              <w:rPr/>
            </w:pPr>
            <w:r>
              <w:rPr>
                <w:rtl w:val="0"/>
              </w:rPr>
              <w:t xml:space="preserve">Thanh toán đơn hàng</w:t>
            </w:r>
          </w:p>
        </w:tc>
      </w:tr>
      <w:tr>
        <w:trPr>
          <w:cantSplit w:val="1"/>
          <w:tblHeader w:val="0"/>
        </w:trPr>
        <w:tc>
          <w:tcPr>
            <w:vAlign w:val="center"/>
          </w:tcPr>
          <w:p w:rsidR="00000000" w:rsidDel="00000000" w:rsidP="00000000" w:rsidRDefault="00000000" w:rsidRPr="00000000" w14:paraId="000002D7">
            <w:pPr>
              <w:keepNext w:val="1"/>
              <w:spacing w:after="40" w:before="40" w:line="252.00000000000003" w:lineRule="auto"/>
              <w:jc w:val="center"/>
              <w:rPr/>
            </w:pPr>
            <w:r>
              <w:rPr>
                <w:b w:val="1"/>
                <w:bCs w:val="1"/>
                <w:rtl w:val="0"/>
              </w:rPr>
              <w:t xml:space="preserve">Tác nhân chính</w:t>
            </w:r>
            <w:r>
              <w:rPr>
                <w:rtl w:val="0"/>
              </w:rPr>
            </w:r>
          </w:p>
        </w:tc>
        <w:tc>
          <w:tcPr>
            <w:vAlign w:val="center"/>
          </w:tcPr>
          <w:p w:rsidR="00000000" w:rsidDel="00000000" w:rsidP="00000000" w:rsidRDefault="00000000" w:rsidRPr="00000000" w14:paraId="000002D8">
            <w:pPr>
              <w:keepNext w:val="1"/>
              <w:spacing w:after="40" w:before="40" w:line="252.00000000000003" w:lineRule="auto"/>
              <w:jc w:val="center"/>
              <w:rPr/>
            </w:pPr>
            <w:r>
              <w:rPr>
                <w:rtl w:val="0"/>
              </w:rPr>
              <w:t xml:space="preserve">Khách hàng</w:t>
            </w:r>
          </w:p>
        </w:tc>
      </w:tr>
      <w:tr>
        <w:trPr>
          <w:cantSplit w:val="1"/>
          <w:tblHeader w:val="0"/>
        </w:trPr>
        <w:tc>
          <w:tcPr>
            <w:vAlign w:val="center"/>
          </w:tcPr>
          <w:p w:rsidR="00000000" w:rsidDel="00000000" w:rsidP="00000000" w:rsidRDefault="00000000" w:rsidRPr="00000000" w14:paraId="000002D9">
            <w:pPr>
              <w:keepNext w:val="1"/>
              <w:spacing w:after="40" w:before="40" w:line="252.00000000000003" w:lineRule="auto"/>
              <w:jc w:val="center"/>
              <w:rPr/>
            </w:pPr>
            <w:r>
              <w:rPr>
                <w:b w:val="1"/>
                <w:bCs w:val="1"/>
                <w:rtl w:val="0"/>
              </w:rPr>
              <w:t xml:space="preserve">Tiền điều kiện</w:t>
            </w:r>
            <w:r>
              <w:rPr>
                <w:rtl w:val="0"/>
              </w:rPr>
            </w:r>
          </w:p>
        </w:tc>
        <w:tc>
          <w:tcPr>
            <w:vAlign w:val="center"/>
          </w:tcPr>
          <w:p w:rsidR="00000000" w:rsidDel="00000000" w:rsidP="00000000" w:rsidRDefault="00000000" w:rsidRPr="00000000" w14:paraId="000002DA">
            <w:pPr>
              <w:keepNext w:val="1"/>
              <w:spacing w:after="40" w:before="40" w:line="252.00000000000003" w:lineRule="auto"/>
              <w:jc w:val="both"/>
              <w:rPr/>
            </w:pPr>
            <w:r>
              <w:rPr>
                <w:rtl w:val="0"/>
              </w:rPr>
              <w:t xml:space="preserve">Khách hàng đã hoàn tất việc chọn món và hệ thống đã tính xong số tiền phải trả.</w:t>
            </w:r>
          </w:p>
        </w:tc>
      </w:tr>
      <w:tr>
        <w:trPr>
          <w:cantSplit w:val="1"/>
          <w:tblHeader w:val="0"/>
        </w:trPr>
        <w:tc>
          <w:tcPr>
            <w:vAlign w:val="center"/>
          </w:tcPr>
          <w:p w:rsidR="00000000" w:rsidDel="00000000" w:rsidP="00000000" w:rsidRDefault="00000000" w:rsidRPr="00000000" w14:paraId="000002DB">
            <w:pPr>
              <w:keepNext w:val="1"/>
              <w:spacing w:after="40" w:before="40" w:line="252.00000000000003" w:lineRule="auto"/>
              <w:jc w:val="center"/>
              <w:rPr/>
            </w:pPr>
            <w:r>
              <w:rPr>
                <w:b w:val="1"/>
                <w:bCs w:val="1"/>
                <w:rtl w:val="0"/>
              </w:rPr>
              <w:t xml:space="preserve">Luồng sự kiện chính</w:t>
            </w:r>
            <w:r>
              <w:rPr>
                <w:rtl w:val="0"/>
              </w:rPr>
            </w:r>
          </w:p>
        </w:tc>
        <w:tc>
          <w:tcPr>
            <w:vAlign w:val="center"/>
          </w:tcPr>
          <w:p w:rsidR="00000000" w:rsidDel="00000000" w:rsidP="00000000" w:rsidRDefault="00000000" w:rsidRPr="00000000" w14:paraId="000002DC">
            <w:pPr>
              <w:keepNext w:val="1"/>
              <w:spacing w:after="40" w:before="40" w:line="252.00000000000003" w:lineRule="auto"/>
              <w:jc w:val="both"/>
              <w:rPr/>
            </w:pPr>
            <w:r>
              <w:rPr>
                <w:rtl w:val="0"/>
              </w:rPr>
              <w:t xml:space="preserve">1. Hệ thống hiển thị trang thanh toán gồm tổng tiền và </w:t>
            </w:r>
            <w:del w:id="9011" w:author="Claude" w:date="2026-10-24T12:00:00Z">
              <w:r>
                <w:rPr>
                  <w:rtl w:val="0"/>
                </w:rPr>
                <w:delText xml:space="preserve">ba phương thức: tiền mặt, MoMo, VNPay</w:delText>
              </w:r>
            </w:del>
            <w:ins w:id="9012" w:author="Claude" w:date="2026-10-24T12:00:00Z">
              <w:r>
                <w:rPr>
                  <w:rtl w:val="0"/>
                </w:rPr>
                <w:t xml:space="preserve">các phương thức đang được bật: tiền mặt, chuyển khoản VietQR, MoMo, VNPay</w:t>
              </w:r>
            </w:ins>
            <w:r>
              <w:rPr>
                <w:rtl w:val="0"/>
              </w:rPr>
              <w:t xml:space="preserve">. </w:t>
            </w:r>
          </w:p>
          <w:p w:rsidR="00000000" w:rsidDel="00000000" w:rsidP="00000000" w:rsidRDefault="00000000" w:rsidRPr="00000000" w14:paraId="000002DD">
            <w:pPr>
              <w:keepNext w:val="1"/>
              <w:spacing w:after="40" w:before="40" w:line="252.00000000000003" w:lineRule="auto"/>
              <w:jc w:val="both"/>
              <w:rPr/>
            </w:pPr>
            <w:r>
              <w:rPr>
                <w:rtl w:val="0"/>
              </w:rPr>
              <w:t xml:space="preserve">2. Khách hàng chọn một phương thức. </w:t>
            </w:r>
          </w:p>
          <w:p w:rsidR="00000000" w:rsidDel="00000000" w:rsidP="00000000" w:rsidRDefault="00000000" w:rsidRPr="00000000" w14:paraId="000002DE">
            <w:pPr>
              <w:keepNext w:val="1"/>
              <w:spacing w:after="40" w:before="40" w:line="252.00000000000003" w:lineRule="auto"/>
              <w:jc w:val="both"/>
              <w:rPr/>
            </w:pPr>
            <w:r>
              <w:rPr>
                <w:rtl w:val="0"/>
              </w:rPr>
              <w:t xml:space="preserve">3. Khách hàng xác nhận thanh toán. </w:t>
            </w:r>
          </w:p>
          <w:p w:rsidR="00000000" w:rsidDel="00000000" w:rsidP="00000000" w:rsidRDefault="00000000" w:rsidRPr="00000000" w14:paraId="000002DF">
            <w:pPr>
              <w:keepNext w:val="1"/>
              <w:spacing w:after="40" w:before="40" w:line="252.00000000000003" w:lineRule="auto"/>
              <w:jc w:val="both"/>
              <w:rPr/>
            </w:pPr>
            <w:r>
              <w:rPr>
                <w:rtl w:val="0"/>
              </w:rPr>
              <w:t xml:space="preserve">4. Hệ thống lưu phương thức đã chọn kèm đơn hàng và đặt trạng thái thanh toán là chờ thanh toán. </w:t>
            </w:r>
          </w:p>
          <w:p w:rsidR="00000000" w:rsidDel="00000000" w:rsidP="00000000" w:rsidRDefault="00000000" w:rsidRPr="00000000" w14:paraId="000002E0">
            <w:pPr>
              <w:keepNext w:val="1"/>
              <w:spacing w:after="40" w:before="40" w:line="252.00000000000003" w:lineRule="auto"/>
              <w:jc w:val="both"/>
              <w:rPr/>
            </w:pPr>
            <w:r>
              <w:rPr>
                <w:rtl w:val="0"/>
              </w:rPr>
              <w:t xml:space="preserve">5. Hệ thống hiển thị thông báo đặt hàng thành công cùng mã đơn để khách hàng tra cứu. </w:t>
            </w:r>
          </w:p>
          <w:p w:rsidR="00000000" w:rsidDel="00000000" w:rsidP="00000000" w:rsidRDefault="00000000" w:rsidRPr="00000000" w14:paraId="000002E1">
            <w:pPr>
              <w:keepNext w:val="1"/>
              <w:spacing w:after="40" w:before="40" w:line="252.00000000000003" w:lineRule="auto"/>
              <w:jc w:val="both"/>
              <w:rPr/>
            </w:pPr>
            <w:r>
              <w:rPr>
                <w:rtl w:val="0"/>
              </w:rPr>
              <w:t xml:space="preserve">6. Đối với đơn tiền mặt, hệ thống tự động cập nhật trạng thái đã thanh toán khi quản lý chuyển đơn sang hoàn thành.</w:t>
            </w:r>
          </w:p>
        </w:tc>
      </w:tr>
      <w:tr>
        <w:trPr>
          <w:cantSplit w:val="1"/>
          <w:tblHeader w:val="0"/>
        </w:trPr>
        <w:tc>
          <w:tcPr>
            <w:vAlign w:val="center"/>
          </w:tcPr>
          <w:p w:rsidR="00000000" w:rsidDel="00000000" w:rsidP="00000000" w:rsidRDefault="00000000" w:rsidRPr="00000000" w14:paraId="000002E2">
            <w:pPr>
              <w:spacing w:after="40" w:before="40" w:line="252.00000000000003" w:lineRule="auto"/>
              <w:jc w:val="center"/>
              <w:rPr/>
            </w:pPr>
            <w:r>
              <w:rPr>
                <w:b w:val="1"/>
                <w:bCs w:val="1"/>
                <w:rtl w:val="0"/>
              </w:rPr>
              <w:t xml:space="preserve">Luồng ngoại lệ</w:t>
            </w:r>
            <w:r>
              <w:rPr>
                <w:rtl w:val="0"/>
              </w:rPr>
            </w:r>
          </w:p>
        </w:tc>
        <w:tc>
          <w:tcPr>
            <w:vAlign w:val="center"/>
          </w:tcPr>
          <w:p w:rsidR="00000000" w:rsidDel="00000000" w:rsidP="00000000" w:rsidRDefault="00000000" w:rsidRPr="00000000" w14:paraId="000002E3">
            <w:pPr>
              <w:spacing w:after="40" w:before="40" w:line="252.00000000000003" w:lineRule="auto"/>
              <w:jc w:val="both"/>
              <w:rPr/>
            </w:pPr>
            <w:r>
              <w:rPr>
                <w:rtl w:val="0"/>
              </w:rPr>
              <w:t xml:space="preserve">2a. Khách hàng chọn MoMo hoặc VNPay: trong phạm vi đồ án, hệ thống chỉ ghi nhận lựa chọn để phục vụ đối soát và chưa chuyển sang cổng thanh toán của nhà cung cấp. </w:t>
            </w:r>
          </w:p>
          <w:p>
            <w:pPr>
              <w:spacing w:after="40" w:before="40" w:line="252.00000000000003" w:lineRule="auto"/>
              <w:jc w:val="both"/>
              <w:rPr>
                <w:ins w:id="9014" w:author="Claude" w:date="2026-10-24T12:00:00Z"/>
              </w:rPr>
            </w:pPr>
            <w:ins w:id="9013" w:author="Claude" w:date="2026-10-24T12:00:00Z">
              <w:r>
                <w:rPr>
                  <w:rtl w:val="0"/>
                </w:rPr>
                <w:t xml:space="preserve">2b. Khách hàng chọn chuyển khoản: hệ thống hiển thị mã VietQR kèm số tiền và nội dung chuyển khoản; đơn giữ trạng thái chưa thanh toán cho đến khi quản lý bấm xác nhận đã nhận tiền.</w:t>
              </w:r>
            </w:ins>
          </w:p>
          <w:p w:rsidR="00000000" w:rsidDel="00000000" w:rsidP="00000000" w:rsidRDefault="00000000" w:rsidRPr="00000000" w14:paraId="000002E4">
            <w:pPr>
              <w:spacing w:after="40" w:before="40" w:line="252.00000000000003" w:lineRule="auto"/>
              <w:jc w:val="both"/>
              <w:rPr/>
            </w:pPr>
            <w:r>
              <w:rPr>
                <w:rtl w:val="0"/>
              </w:rPr>
              <w:t xml:space="preserve">3a. Khách hàng thoát khỏi trang trước khi xác nhận: đơn chưa được tạo, giỏ hàng vẫn được giữ nguyên để khách tiếp tục sau.</w:t>
            </w:r>
          </w:p>
        </w:tc>
      </w:tr>
    </w:tbl>
    <w:p w:rsidR="00000000" w:rsidDel="00000000" w:rsidP="00000000" w:rsidRDefault="00000000" w:rsidRPr="00000000" w14:paraId="000002E5">
      <w:pPr>
        <w:keepNext w:val="1"/>
        <w:spacing w:before="120" w:lineRule="auto"/>
        <w:jc w:val="both"/>
        <w:rPr>
          <w:b w:val="1"/>
          <w:bCs w:val="1"/>
        </w:rPr>
      </w:pPr>
      <w:r>
        <w:rPr>
          <w:b w:val="1"/>
          <w:bCs w:val="1"/>
          <w:rtl w:val="0"/>
        </w:rPr>
        <w:t xml:space="preserve">- UC05 – Quản lý hồ sơ và theo dõi đơn hàng</w:t>
      </w:r>
    </w:p>
    <w:bookmarkStart w:colFirst="0" w:colLast="0" w:name="mbi78yaehvzf" w:id="45"/>
    <w:bookmarkEnd w:id="45"/>
    <w:p w:rsidR="00000000" w:rsidDel="00000000" w:rsidP="00000000" w:rsidRDefault="00000000" w:rsidRPr="00000000" w14:paraId="000002E6">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UC05 – Quản lý hồ sơ và theo dõi đơn hàng.</w:t>
      </w:r>
      <w:r>
        <w:rPr>
          <w:rtl w:val="0"/>
        </w:rPr>
      </w:r>
    </w:p>
    <w:tbl>
      <w:tblPr>
        <w:tblStyle w:val="Table12"/>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6803"/>
        <w:tblGridChange w:id="0">
          <w:tblGrid>
            <w:gridCol w:w="2268"/>
            <w:gridCol w:w="6803"/>
          </w:tblGrid>
        </w:tblGridChange>
      </w:tblGrid>
      <w:tr>
        <w:trPr>
          <w:cantSplit w:val="1"/>
          <w:tblHeader w:val="1"/>
        </w:trPr>
        <w:tc>
          <w:tcPr>
            <w:vAlign w:val="center"/>
          </w:tcPr>
          <w:p w:rsidR="00000000" w:rsidDel="00000000" w:rsidP="00000000" w:rsidRDefault="00000000" w:rsidRPr="00000000" w14:paraId="000002E7">
            <w:pPr>
              <w:keepNext w:val="1"/>
              <w:spacing w:after="40" w:before="40" w:line="252.00000000000003" w:lineRule="auto"/>
              <w:jc w:val="center"/>
              <w:rPr>
                <w:b w:val="1"/>
                <w:bCs w:val="1"/>
              </w:rPr>
            </w:pPr>
            <w:r>
              <w:rPr>
                <w:b w:val="1"/>
                <w:bCs w:val="1"/>
                <w:rtl w:val="0"/>
              </w:rPr>
              <w:t xml:space="preserve">Mô tả</w:t>
            </w:r>
          </w:p>
        </w:tc>
        <w:tc>
          <w:tcPr>
            <w:vAlign w:val="center"/>
          </w:tcPr>
          <w:p w:rsidR="00000000" w:rsidDel="00000000" w:rsidP="00000000" w:rsidRDefault="00000000" w:rsidRPr="00000000" w14:paraId="000002E8">
            <w:pPr>
              <w:keepNext w:val="1"/>
              <w:spacing w:after="40" w:before="40" w:line="252.00000000000003" w:lineRule="auto"/>
              <w:jc w:val="center"/>
              <w:rPr>
                <w:b w:val="1"/>
                <w:bCs w:val="1"/>
              </w:rPr>
            </w:pPr>
            <w:r>
              <w:rPr>
                <w:b w:val="1"/>
                <w:bCs w:val="1"/>
                <w:rtl w:val="0"/>
              </w:rPr>
              <w:t xml:space="preserve">Ý nghĩa</w:t>
            </w:r>
          </w:p>
        </w:tc>
      </w:tr>
      <w:tr>
        <w:trPr>
          <w:cantSplit w:val="1"/>
          <w:tblHeader w:val="0"/>
        </w:trPr>
        <w:tc>
          <w:tcPr>
            <w:vAlign w:val="center"/>
          </w:tcPr>
          <w:p w:rsidR="00000000" w:rsidDel="00000000" w:rsidP="00000000" w:rsidRDefault="00000000" w:rsidRPr="00000000" w14:paraId="000002E9">
            <w:pPr>
              <w:keepNext w:val="1"/>
              <w:spacing w:after="40" w:before="40" w:line="252.00000000000003" w:lineRule="auto"/>
              <w:jc w:val="center"/>
              <w:rPr/>
            </w:pPr>
            <w:r>
              <w:rPr>
                <w:b w:val="1"/>
                <w:bCs w:val="1"/>
                <w:rtl w:val="0"/>
              </w:rPr>
              <w:t xml:space="preserve">Tên Use Case</w:t>
            </w:r>
            <w:r>
              <w:rPr>
                <w:rtl w:val="0"/>
              </w:rPr>
            </w:r>
          </w:p>
        </w:tc>
        <w:tc>
          <w:tcPr>
            <w:vAlign w:val="center"/>
          </w:tcPr>
          <w:p w:rsidR="00000000" w:rsidDel="00000000" w:rsidP="00000000" w:rsidRDefault="00000000" w:rsidRPr="00000000" w14:paraId="000002EA">
            <w:pPr>
              <w:keepNext w:val="1"/>
              <w:spacing w:after="40" w:before="40" w:line="252.00000000000003" w:lineRule="auto"/>
              <w:jc w:val="both"/>
              <w:rPr/>
            </w:pPr>
            <w:r>
              <w:rPr>
                <w:rtl w:val="0"/>
              </w:rPr>
              <w:t xml:space="preserve">Quản lý hồ sơ và theo dõi đơn hàng</w:t>
            </w:r>
          </w:p>
        </w:tc>
      </w:tr>
      <w:tr>
        <w:trPr>
          <w:cantSplit w:val="1"/>
          <w:tblHeader w:val="0"/>
        </w:trPr>
        <w:tc>
          <w:tcPr>
            <w:vAlign w:val="center"/>
          </w:tcPr>
          <w:p w:rsidR="00000000" w:rsidDel="00000000" w:rsidP="00000000" w:rsidRDefault="00000000" w:rsidRPr="00000000" w14:paraId="000002EB">
            <w:pPr>
              <w:keepNext w:val="1"/>
              <w:spacing w:after="40" w:before="40" w:line="252.00000000000003" w:lineRule="auto"/>
              <w:jc w:val="center"/>
              <w:rPr/>
            </w:pPr>
            <w:r>
              <w:rPr>
                <w:b w:val="1"/>
                <w:bCs w:val="1"/>
                <w:rtl w:val="0"/>
              </w:rPr>
              <w:t xml:space="preserve">Tác nhân chính</w:t>
            </w:r>
            <w:r>
              <w:rPr>
                <w:rtl w:val="0"/>
              </w:rPr>
            </w:r>
          </w:p>
        </w:tc>
        <w:tc>
          <w:tcPr>
            <w:vAlign w:val="center"/>
          </w:tcPr>
          <w:p w:rsidR="00000000" w:rsidDel="00000000" w:rsidP="00000000" w:rsidRDefault="00000000" w:rsidRPr="00000000" w14:paraId="000002EC">
            <w:pPr>
              <w:keepNext w:val="1"/>
              <w:spacing w:after="40" w:before="40" w:line="252.00000000000003" w:lineRule="auto"/>
              <w:jc w:val="center"/>
              <w:rPr/>
            </w:pPr>
            <w:r>
              <w:rPr>
                <w:rtl w:val="0"/>
              </w:rPr>
              <w:t xml:space="preserve">Khách hàng</w:t>
            </w:r>
          </w:p>
        </w:tc>
      </w:tr>
      <w:tr>
        <w:trPr>
          <w:cantSplit w:val="1"/>
          <w:tblHeader w:val="0"/>
        </w:trPr>
        <w:tc>
          <w:tcPr>
            <w:vAlign w:val="center"/>
          </w:tcPr>
          <w:p w:rsidR="00000000" w:rsidDel="00000000" w:rsidP="00000000" w:rsidRDefault="00000000" w:rsidRPr="00000000" w14:paraId="000002ED">
            <w:pPr>
              <w:keepNext w:val="1"/>
              <w:spacing w:after="40" w:before="40" w:line="252.00000000000003" w:lineRule="auto"/>
              <w:jc w:val="center"/>
              <w:rPr/>
            </w:pPr>
            <w:r>
              <w:rPr>
                <w:b w:val="1"/>
                <w:bCs w:val="1"/>
                <w:rtl w:val="0"/>
              </w:rPr>
              <w:t xml:space="preserve">Tiền điều kiện</w:t>
            </w:r>
            <w:r>
              <w:rPr>
                <w:rtl w:val="0"/>
              </w:rPr>
            </w:r>
          </w:p>
        </w:tc>
        <w:tc>
          <w:tcPr>
            <w:vAlign w:val="center"/>
          </w:tcPr>
          <w:p w:rsidR="00000000" w:rsidDel="00000000" w:rsidP="00000000" w:rsidRDefault="00000000" w:rsidRPr="00000000" w14:paraId="000002EE">
            <w:pPr>
              <w:keepNext w:val="1"/>
              <w:spacing w:after="40" w:before="40" w:line="252.00000000000003" w:lineRule="auto"/>
              <w:jc w:val="center"/>
              <w:rPr/>
            </w:pPr>
            <w:r>
              <w:rPr>
                <w:rtl w:val="0"/>
              </w:rPr>
              <w:t xml:space="preserve">Khách hàng đã đăng nhập vào hệ thống.</w:t>
            </w:r>
          </w:p>
        </w:tc>
      </w:tr>
      <w:tr>
        <w:trPr>
          <w:cantSplit w:val="1"/>
          <w:tblHeader w:val="0"/>
        </w:trPr>
        <w:tc>
          <w:tcPr>
            <w:vAlign w:val="center"/>
          </w:tcPr>
          <w:p w:rsidR="00000000" w:rsidDel="00000000" w:rsidP="00000000" w:rsidRDefault="00000000" w:rsidRPr="00000000" w14:paraId="000002EF">
            <w:pPr>
              <w:keepNext w:val="1"/>
              <w:spacing w:after="40" w:before="40" w:line="252.00000000000003" w:lineRule="auto"/>
              <w:jc w:val="center"/>
              <w:rPr/>
            </w:pPr>
            <w:r>
              <w:rPr>
                <w:b w:val="1"/>
                <w:bCs w:val="1"/>
                <w:rtl w:val="0"/>
              </w:rPr>
              <w:t xml:space="preserve">Luồng sự kiện chính</w:t>
            </w:r>
            <w:r>
              <w:rPr>
                <w:rtl w:val="0"/>
              </w:rPr>
            </w:r>
          </w:p>
        </w:tc>
        <w:tc>
          <w:tcPr>
            <w:vAlign w:val="center"/>
          </w:tcPr>
          <w:p w:rsidR="00000000" w:rsidDel="00000000" w:rsidP="00000000" w:rsidRDefault="00000000" w:rsidRPr="00000000" w14:paraId="000002F0">
            <w:pPr>
              <w:keepNext w:val="1"/>
              <w:spacing w:after="40" w:before="40" w:line="252.00000000000003" w:lineRule="auto"/>
              <w:jc w:val="both"/>
              <w:rPr/>
            </w:pPr>
            <w:r>
              <w:rPr>
                <w:rtl w:val="0"/>
              </w:rPr>
              <w:t xml:space="preserve">1. Khách hàng mở mục tài khoản cá nhân. </w:t>
            </w:r>
          </w:p>
          <w:p w:rsidR="00000000" w:rsidDel="00000000" w:rsidP="00000000" w:rsidRDefault="00000000" w:rsidRPr="00000000" w14:paraId="000002F1">
            <w:pPr>
              <w:keepNext w:val="1"/>
              <w:spacing w:after="40" w:before="40" w:line="252.00000000000003" w:lineRule="auto"/>
              <w:jc w:val="both"/>
              <w:rPr/>
            </w:pPr>
            <w:r>
              <w:rPr>
                <w:rtl w:val="0"/>
              </w:rPr>
              <w:t xml:space="preserve">2. Hệ thống hiển thị thông tin hồ sơ, sổ địa chỉ, món yêu thích, kho mã giảm giá và danh sách đơn hàng. </w:t>
            </w:r>
          </w:p>
          <w:p w:rsidR="00000000" w:rsidDel="00000000" w:rsidP="00000000" w:rsidRDefault="00000000" w:rsidRPr="00000000" w14:paraId="000002F2">
            <w:pPr>
              <w:keepNext w:val="1"/>
              <w:spacing w:after="40" w:before="40" w:line="252.00000000000003" w:lineRule="auto"/>
              <w:jc w:val="both"/>
              <w:rPr/>
            </w:pPr>
            <w:r>
              <w:rPr>
                <w:rtl w:val="0"/>
              </w:rPr>
              <w:t xml:space="preserve">3. Khách hàng cập nhật hồ sơ hoặc thêm, sửa, xoá địa chỉ giao hàng. </w:t>
            </w:r>
          </w:p>
          <w:p w:rsidR="00000000" w:rsidDel="00000000" w:rsidP="00000000" w:rsidRDefault="00000000" w:rsidRPr="00000000" w14:paraId="000002F3">
            <w:pPr>
              <w:keepNext w:val="1"/>
              <w:spacing w:after="40" w:before="40" w:line="252.00000000000003" w:lineRule="auto"/>
              <w:jc w:val="both"/>
              <w:rPr/>
            </w:pPr>
            <w:r>
              <w:rPr>
                <w:rtl w:val="0"/>
              </w:rPr>
              <w:t xml:space="preserve">4. Khách hàng lọc đơn hàng theo trạng thái và mở một đơn để xem chi tiết. </w:t>
            </w:r>
          </w:p>
          <w:p w:rsidR="00000000" w:rsidDel="00000000" w:rsidP="00000000" w:rsidRDefault="00000000" w:rsidRPr="00000000" w14:paraId="000002F4">
            <w:pPr>
              <w:keepNext w:val="1"/>
              <w:spacing w:after="40" w:before="40" w:line="252.00000000000003" w:lineRule="auto"/>
              <w:jc w:val="both"/>
              <w:rPr/>
            </w:pPr>
            <w:r>
              <w:rPr>
                <w:rtl w:val="0"/>
              </w:rPr>
              <w:t xml:space="preserve">5. Hệ thống hiển thị danh sách món, tiền món, phí giao, giảm giá, tổng tiền, hình thức nhận hàng và lịch sử trạng thái của đơn. </w:t>
            </w:r>
          </w:p>
          <w:p w:rsidR="00000000" w:rsidDel="00000000" w:rsidP="00000000" w:rsidRDefault="00000000" w:rsidRPr="00000000" w14:paraId="000002F5">
            <w:pPr>
              <w:keepNext w:val="1"/>
              <w:spacing w:after="40" w:before="40" w:line="252.00000000000003" w:lineRule="auto"/>
              <w:jc w:val="both"/>
              <w:rPr/>
            </w:pPr>
            <w:r>
              <w:rPr>
                <w:rtl w:val="0"/>
              </w:rPr>
              <w:t xml:space="preserve">6. Khách hàng có thể chọn đặt lại đơn; hệ thống xem trước giá hiện hành, bỏ qua món đã ngừng bán rồi thay giỏ hàng khi khách đồng ý.</w:t>
            </w:r>
          </w:p>
        </w:tc>
      </w:tr>
      <w:tr>
        <w:trPr>
          <w:cantSplit w:val="1"/>
          <w:tblHeader w:val="0"/>
        </w:trPr>
        <w:tc>
          <w:tcPr>
            <w:vAlign w:val="center"/>
          </w:tcPr>
          <w:p w:rsidR="00000000" w:rsidDel="00000000" w:rsidP="00000000" w:rsidRDefault="00000000" w:rsidRPr="00000000" w14:paraId="000002F6">
            <w:pPr>
              <w:spacing w:after="40" w:before="40" w:line="252.00000000000003" w:lineRule="auto"/>
              <w:jc w:val="center"/>
              <w:rPr/>
            </w:pPr>
            <w:r>
              <w:rPr>
                <w:b w:val="1"/>
                <w:bCs w:val="1"/>
                <w:rtl w:val="0"/>
              </w:rPr>
              <w:t xml:space="preserve">Luồng ngoại lệ</w:t>
            </w:r>
            <w:r>
              <w:rPr>
                <w:rtl w:val="0"/>
              </w:rPr>
            </w:r>
          </w:p>
        </w:tc>
        <w:tc>
          <w:tcPr>
            <w:vAlign w:val="center"/>
          </w:tcPr>
          <w:p w:rsidR="00000000" w:rsidDel="00000000" w:rsidP="00000000" w:rsidRDefault="00000000" w:rsidRPr="00000000" w14:paraId="000002F7">
            <w:pPr>
              <w:spacing w:after="40" w:before="40" w:line="252.00000000000003" w:lineRule="auto"/>
              <w:jc w:val="both"/>
              <w:rPr/>
            </w:pPr>
            <w:r>
              <w:rPr>
                <w:rtl w:val="0"/>
              </w:rPr>
              <w:t xml:space="preserve">3a. Dữ liệu cập nhật sai định dạng: hệ thống báo lỗi tại trường tương ứng và không lưu thay đổi. </w:t>
            </w:r>
          </w:p>
          <w:p w:rsidR="00000000" w:rsidDel="00000000" w:rsidP="00000000" w:rsidRDefault="00000000" w:rsidRPr="00000000" w14:paraId="000002F8">
            <w:pPr>
              <w:spacing w:after="40" w:before="40" w:line="252.00000000000003" w:lineRule="auto"/>
              <w:jc w:val="both"/>
              <w:rPr/>
            </w:pPr>
            <w:r>
              <w:rPr>
                <w:rtl w:val="0"/>
              </w:rPr>
              <w:t xml:space="preserve">3b. Khách hàng xoá địa chỉ đang gắn với đơn chưa hoàn thành: hệ thống giữ lại thông tin địa chỉ trên đơn đã tạo để không làm sai lệch dữ liệu giao hàng. </w:t>
            </w:r>
          </w:p>
          <w:p w:rsidR="00000000" w:rsidDel="00000000" w:rsidP="00000000" w:rsidRDefault="00000000" w:rsidRPr="00000000" w14:paraId="000002F9">
            <w:pPr>
              <w:spacing w:after="40" w:before="40" w:line="252.00000000000003" w:lineRule="auto"/>
              <w:jc w:val="both"/>
              <w:rPr/>
            </w:pPr>
            <w:r>
              <w:rPr>
                <w:rtl w:val="0"/>
              </w:rPr>
              <w:t xml:space="preserve">4a. Khách hàng chưa phát sinh đơn nào: hệ thống hiển thị thông báo danh sách trống kèm liên kết dẫn tới thực đơn.</w:t>
            </w:r>
          </w:p>
        </w:tc>
      </w:tr>
    </w:tbl>
    <w:p w:rsidR="00000000" w:rsidDel="00000000" w:rsidP="00000000" w:rsidRDefault="00000000" w:rsidRPr="00000000" w14:paraId="000002FA">
      <w:pPr>
        <w:keepNext w:val="1"/>
        <w:spacing w:before="120" w:lineRule="auto"/>
        <w:jc w:val="both"/>
        <w:rPr>
          <w:i w:val="1"/>
          <w:iCs w:val="1"/>
        </w:rPr>
      </w:pPr>
      <w:r>
        <w:rPr>
          <w:b w:val="1"/>
          <w:bCs w:val="1"/>
          <w:rtl w:val="0"/>
        </w:rPr>
        <w:t xml:space="preserve">- UC06 – Đánh giá đơn hàng</w:t>
      </w:r>
      <w:r>
        <w:rPr>
          <w:rtl w:val="0"/>
        </w:rPr>
      </w:r>
    </w:p>
    <w:bookmarkStart w:colFirst="0" w:colLast="0" w:name="h3wh5wcf5t4z" w:id="46"/>
    <w:bookmarkEnd w:id="46"/>
    <w:p w:rsidR="00000000" w:rsidDel="00000000" w:rsidP="00000000" w:rsidRDefault="00000000" w:rsidRPr="00000000" w14:paraId="000002FB">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UC06 – Đánh giá đơn hàng.</w:t>
      </w:r>
      <w:r>
        <w:rPr>
          <w:rtl w:val="0"/>
        </w:rPr>
      </w:r>
    </w:p>
    <w:tbl>
      <w:tblPr>
        <w:tblStyle w:val="Table13"/>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6803"/>
        <w:tblGridChange w:id="0">
          <w:tblGrid>
            <w:gridCol w:w="2268"/>
            <w:gridCol w:w="6803"/>
          </w:tblGrid>
        </w:tblGridChange>
      </w:tblGrid>
      <w:tr>
        <w:trPr>
          <w:cantSplit w:val="1"/>
          <w:tblHeader w:val="1"/>
        </w:trPr>
        <w:tc>
          <w:tcPr>
            <w:vAlign w:val="center"/>
          </w:tcPr>
          <w:p w:rsidR="00000000" w:rsidDel="00000000" w:rsidP="00000000" w:rsidRDefault="00000000" w:rsidRPr="00000000" w14:paraId="000002FC">
            <w:pPr>
              <w:keepNext w:val="1"/>
              <w:spacing w:after="40" w:before="40" w:line="252.00000000000003" w:lineRule="auto"/>
              <w:jc w:val="center"/>
              <w:rPr>
                <w:b w:val="1"/>
                <w:bCs w:val="1"/>
              </w:rPr>
            </w:pPr>
            <w:r>
              <w:rPr>
                <w:b w:val="1"/>
                <w:bCs w:val="1"/>
                <w:rtl w:val="0"/>
              </w:rPr>
              <w:t xml:space="preserve">Mô tả</w:t>
            </w:r>
          </w:p>
        </w:tc>
        <w:tc>
          <w:tcPr>
            <w:vAlign w:val="center"/>
          </w:tcPr>
          <w:p w:rsidR="00000000" w:rsidDel="00000000" w:rsidP="00000000" w:rsidRDefault="00000000" w:rsidRPr="00000000" w14:paraId="000002FD">
            <w:pPr>
              <w:keepNext w:val="1"/>
              <w:spacing w:after="40" w:before="40" w:line="252.00000000000003" w:lineRule="auto"/>
              <w:jc w:val="center"/>
              <w:rPr>
                <w:b w:val="1"/>
                <w:bCs w:val="1"/>
              </w:rPr>
            </w:pPr>
            <w:r>
              <w:rPr>
                <w:b w:val="1"/>
                <w:bCs w:val="1"/>
                <w:rtl w:val="0"/>
              </w:rPr>
              <w:t xml:space="preserve">Ý nghĩa</w:t>
            </w:r>
          </w:p>
        </w:tc>
      </w:tr>
      <w:tr>
        <w:trPr>
          <w:cantSplit w:val="1"/>
          <w:tblHeader w:val="0"/>
        </w:trPr>
        <w:tc>
          <w:tcPr>
            <w:vAlign w:val="center"/>
          </w:tcPr>
          <w:p w:rsidR="00000000" w:rsidDel="00000000" w:rsidP="00000000" w:rsidRDefault="00000000" w:rsidRPr="00000000" w14:paraId="000002FE">
            <w:pPr>
              <w:keepNext w:val="1"/>
              <w:spacing w:after="40" w:before="40" w:line="252.00000000000003" w:lineRule="auto"/>
              <w:jc w:val="center"/>
              <w:rPr/>
            </w:pPr>
            <w:r>
              <w:rPr>
                <w:b w:val="1"/>
                <w:bCs w:val="1"/>
                <w:rtl w:val="0"/>
              </w:rPr>
              <w:t xml:space="preserve">Tên Use Case</w:t>
            </w:r>
            <w:r>
              <w:rPr>
                <w:rtl w:val="0"/>
              </w:rPr>
            </w:r>
          </w:p>
        </w:tc>
        <w:tc>
          <w:tcPr>
            <w:vAlign w:val="center"/>
          </w:tcPr>
          <w:p w:rsidR="00000000" w:rsidDel="00000000" w:rsidP="00000000" w:rsidRDefault="00000000" w:rsidRPr="00000000" w14:paraId="000002FF">
            <w:pPr>
              <w:keepNext w:val="1"/>
              <w:spacing w:after="40" w:before="40" w:line="252.00000000000003" w:lineRule="auto"/>
              <w:jc w:val="center"/>
              <w:rPr/>
            </w:pPr>
            <w:r>
              <w:rPr>
                <w:rtl w:val="0"/>
              </w:rPr>
              <w:t xml:space="preserve">Đánh giá đơn hàng</w:t>
            </w:r>
          </w:p>
        </w:tc>
      </w:tr>
      <w:tr>
        <w:trPr>
          <w:cantSplit w:val="1"/>
          <w:tblHeader w:val="0"/>
        </w:trPr>
        <w:tc>
          <w:tcPr>
            <w:vAlign w:val="center"/>
          </w:tcPr>
          <w:p w:rsidR="00000000" w:rsidDel="00000000" w:rsidP="00000000" w:rsidRDefault="00000000" w:rsidRPr="00000000" w14:paraId="00000300">
            <w:pPr>
              <w:keepNext w:val="1"/>
              <w:spacing w:after="40" w:before="40" w:line="252.00000000000003" w:lineRule="auto"/>
              <w:jc w:val="center"/>
              <w:rPr/>
            </w:pPr>
            <w:r>
              <w:rPr>
                <w:b w:val="1"/>
                <w:bCs w:val="1"/>
                <w:rtl w:val="0"/>
              </w:rPr>
              <w:t xml:space="preserve">Tác nhân chính</w:t>
            </w:r>
            <w:r>
              <w:rPr>
                <w:rtl w:val="0"/>
              </w:rPr>
            </w:r>
          </w:p>
        </w:tc>
        <w:tc>
          <w:tcPr>
            <w:vAlign w:val="center"/>
          </w:tcPr>
          <w:p w:rsidR="00000000" w:rsidDel="00000000" w:rsidP="00000000" w:rsidRDefault="00000000" w:rsidRPr="00000000" w14:paraId="00000301">
            <w:pPr>
              <w:keepNext w:val="1"/>
              <w:spacing w:after="40" w:before="40" w:line="252.00000000000003" w:lineRule="auto"/>
              <w:jc w:val="center"/>
              <w:rPr/>
            </w:pPr>
            <w:r>
              <w:rPr>
                <w:rtl w:val="0"/>
              </w:rPr>
              <w:t xml:space="preserve">Khách hàng</w:t>
            </w:r>
          </w:p>
        </w:tc>
      </w:tr>
      <w:tr>
        <w:trPr>
          <w:cantSplit w:val="1"/>
          <w:tblHeader w:val="0"/>
        </w:trPr>
        <w:tc>
          <w:tcPr>
            <w:vAlign w:val="center"/>
          </w:tcPr>
          <w:p w:rsidR="00000000" w:rsidDel="00000000" w:rsidP="00000000" w:rsidRDefault="00000000" w:rsidRPr="00000000" w14:paraId="00000302">
            <w:pPr>
              <w:keepNext w:val="1"/>
              <w:spacing w:after="40" w:before="40" w:line="252.00000000000003" w:lineRule="auto"/>
              <w:jc w:val="center"/>
              <w:rPr/>
            </w:pPr>
            <w:r>
              <w:rPr>
                <w:b w:val="1"/>
                <w:bCs w:val="1"/>
                <w:rtl w:val="0"/>
              </w:rPr>
              <w:t xml:space="preserve">Tiền điều kiện</w:t>
            </w:r>
            <w:r>
              <w:rPr>
                <w:rtl w:val="0"/>
              </w:rPr>
            </w:r>
          </w:p>
        </w:tc>
        <w:tc>
          <w:tcPr>
            <w:vAlign w:val="center"/>
          </w:tcPr>
          <w:p w:rsidR="00000000" w:rsidDel="00000000" w:rsidP="00000000" w:rsidRDefault="00000000" w:rsidRPr="00000000" w14:paraId="00000303">
            <w:pPr>
              <w:keepNext w:val="1"/>
              <w:spacing w:after="40" w:before="40" w:line="252.00000000000003" w:lineRule="auto"/>
              <w:jc w:val="both"/>
              <w:rPr/>
            </w:pPr>
            <w:r>
              <w:rPr>
                <w:rtl w:val="0"/>
              </w:rPr>
              <w:t xml:space="preserve">Đơn hàng đã ở trạng thái hoàn thành và chưa được đánh giá.</w:t>
            </w:r>
          </w:p>
        </w:tc>
      </w:tr>
      <w:tr>
        <w:trPr>
          <w:cantSplit w:val="1"/>
          <w:tblHeader w:val="0"/>
        </w:trPr>
        <w:tc>
          <w:tcPr>
            <w:vAlign w:val="center"/>
          </w:tcPr>
          <w:p w:rsidR="00000000" w:rsidDel="00000000" w:rsidP="00000000" w:rsidRDefault="00000000" w:rsidRPr="00000000" w14:paraId="00000304">
            <w:pPr>
              <w:keepNext w:val="1"/>
              <w:spacing w:after="40" w:before="40" w:line="252.00000000000003" w:lineRule="auto"/>
              <w:jc w:val="center"/>
              <w:rPr/>
            </w:pPr>
            <w:r>
              <w:rPr>
                <w:b w:val="1"/>
                <w:bCs w:val="1"/>
                <w:rtl w:val="0"/>
              </w:rPr>
              <w:t xml:space="preserve">Luồng sự kiện chính</w:t>
            </w:r>
            <w:r>
              <w:rPr>
                <w:rtl w:val="0"/>
              </w:rPr>
            </w:r>
          </w:p>
        </w:tc>
        <w:tc>
          <w:tcPr>
            <w:vAlign w:val="center"/>
          </w:tcPr>
          <w:p w:rsidR="00000000" w:rsidDel="00000000" w:rsidP="00000000" w:rsidRDefault="00000000" w:rsidRPr="00000000" w14:paraId="00000305">
            <w:pPr>
              <w:keepNext w:val="1"/>
              <w:spacing w:after="40" w:before="40" w:line="252.00000000000003" w:lineRule="auto"/>
              <w:jc w:val="both"/>
              <w:rPr/>
            </w:pPr>
            <w:r>
              <w:rPr>
                <w:rtl w:val="0"/>
              </w:rPr>
              <w:t xml:space="preserve">1. Khách hàng mở chi tiết một đơn đã hoàn thành. </w:t>
            </w:r>
          </w:p>
          <w:p w:rsidR="00000000" w:rsidDel="00000000" w:rsidP="00000000" w:rsidRDefault="00000000" w:rsidRPr="00000000" w14:paraId="00000306">
            <w:pPr>
              <w:keepNext w:val="1"/>
              <w:spacing w:after="40" w:before="40" w:line="252.00000000000003" w:lineRule="auto"/>
              <w:jc w:val="both"/>
              <w:rPr/>
            </w:pPr>
            <w:r>
              <w:rPr>
                <w:rtl w:val="0"/>
              </w:rPr>
              <w:t xml:space="preserve">2. Khách hàng chọn chức năng đánh giá. </w:t>
            </w:r>
          </w:p>
          <w:p w:rsidR="00000000" w:rsidDel="00000000" w:rsidP="00000000" w:rsidRDefault="00000000" w:rsidRPr="00000000" w14:paraId="00000307">
            <w:pPr>
              <w:keepNext w:val="1"/>
              <w:spacing w:after="40" w:before="40" w:line="252.00000000000003" w:lineRule="auto"/>
              <w:jc w:val="both"/>
              <w:rPr/>
            </w:pPr>
            <w:r>
              <w:rPr>
                <w:rtl w:val="0"/>
              </w:rPr>
              <w:t xml:space="preserve">3. Khách hàng chấm số sao cho đơn hàng; với đơn giao tận nơi, khách hàng chấm thêm số sao cho khâu giao hàng. </w:t>
            </w:r>
          </w:p>
          <w:p w:rsidR="00000000" w:rsidDel="00000000" w:rsidP="00000000" w:rsidRDefault="00000000" w:rsidRPr="00000000" w14:paraId="00000308">
            <w:pPr>
              <w:keepNext w:val="1"/>
              <w:spacing w:after="40" w:before="40" w:line="252.00000000000003" w:lineRule="auto"/>
              <w:jc w:val="both"/>
              <w:rPr/>
            </w:pPr>
            <w:r>
              <w:rPr>
                <w:rtl w:val="0"/>
              </w:rPr>
              <w:t xml:space="preserve">4. Khách hàng nhập nhận xét nếu muốn và gửi đánh giá. </w:t>
            </w:r>
          </w:p>
          <w:p w:rsidR="00000000" w:rsidDel="00000000" w:rsidP="00000000" w:rsidRDefault="00000000" w:rsidRPr="00000000" w14:paraId="00000309">
            <w:pPr>
              <w:keepNext w:val="1"/>
              <w:spacing w:after="40" w:before="40" w:line="252.00000000000003" w:lineRule="auto"/>
              <w:jc w:val="both"/>
              <w:rPr/>
            </w:pPr>
            <w:r>
              <w:rPr>
                <w:rtl w:val="0"/>
              </w:rPr>
              <w:t xml:space="preserve">5. Hệ thống lưu đánh giá gắn với đơn, cập nhật điểm trung bình của chi nhánh và chuyển đánh giá vào mục theo dõi của quản lý.</w:t>
            </w:r>
          </w:p>
        </w:tc>
      </w:tr>
      <w:tr>
        <w:trPr>
          <w:cantSplit w:val="1"/>
          <w:tblHeader w:val="0"/>
        </w:trPr>
        <w:tc>
          <w:tcPr>
            <w:vAlign w:val="center"/>
          </w:tcPr>
          <w:p w:rsidR="00000000" w:rsidDel="00000000" w:rsidP="00000000" w:rsidRDefault="00000000" w:rsidRPr="00000000" w14:paraId="0000030A">
            <w:pPr>
              <w:spacing w:after="40" w:before="40" w:line="252.00000000000003" w:lineRule="auto"/>
              <w:jc w:val="center"/>
              <w:rPr/>
            </w:pPr>
            <w:r>
              <w:rPr>
                <w:b w:val="1"/>
                <w:bCs w:val="1"/>
                <w:rtl w:val="0"/>
              </w:rPr>
              <w:t xml:space="preserve">Luồng ngoại lệ</w:t>
            </w:r>
            <w:r>
              <w:rPr>
                <w:rtl w:val="0"/>
              </w:rPr>
            </w:r>
          </w:p>
        </w:tc>
        <w:tc>
          <w:tcPr>
            <w:vAlign w:val="center"/>
          </w:tcPr>
          <w:p w:rsidR="00000000" w:rsidDel="00000000" w:rsidP="00000000" w:rsidRDefault="00000000" w:rsidRPr="00000000" w14:paraId="0000030B">
            <w:pPr>
              <w:spacing w:after="40" w:before="40" w:line="252.00000000000003" w:lineRule="auto"/>
              <w:jc w:val="both"/>
              <w:rPr/>
            </w:pPr>
            <w:r>
              <w:rPr>
                <w:rtl w:val="0"/>
              </w:rPr>
              <w:t xml:space="preserve">2a. Đơn chưa hoàn thành: hệ thống không hiển thị chức năng đánh giá. </w:t>
            </w:r>
          </w:p>
          <w:p w:rsidR="00000000" w:rsidDel="00000000" w:rsidP="00000000" w:rsidRDefault="00000000" w:rsidRPr="00000000" w14:paraId="0000030C">
            <w:pPr>
              <w:spacing w:after="40" w:before="40" w:line="252.00000000000003" w:lineRule="auto"/>
              <w:jc w:val="both"/>
              <w:rPr/>
            </w:pPr>
            <w:r>
              <w:rPr>
                <w:rtl w:val="0"/>
              </w:rPr>
              <w:t xml:space="preserve">2b. Đơn đã được đánh giá trước đó: hệ thống chỉ cho xem lại nội dung đã gửi. </w:t>
            </w:r>
          </w:p>
          <w:p w:rsidR="00000000" w:rsidDel="00000000" w:rsidP="00000000" w:rsidRDefault="00000000" w:rsidRPr="00000000" w14:paraId="0000030D">
            <w:pPr>
              <w:spacing w:after="40" w:before="40" w:line="252.00000000000003" w:lineRule="auto"/>
              <w:jc w:val="both"/>
              <w:rPr/>
            </w:pPr>
            <w:r>
              <w:rPr>
                <w:rtl w:val="0"/>
              </w:rPr>
              <w:t xml:space="preserve">3a. Khách hàng chưa chọn số sao: hệ thống yêu cầu chấm điểm trước khi gửi.</w:t>
            </w:r>
          </w:p>
        </w:tc>
      </w:tr>
    </w:tbl>
    <w:p w:rsidR="00000000" w:rsidDel="00000000" w:rsidP="00000000" w:rsidRDefault="00000000" w:rsidRPr="00000000" w14:paraId="0000030E">
      <w:pPr>
        <w:keepNext w:val="1"/>
        <w:spacing w:before="120" w:lineRule="auto"/>
        <w:jc w:val="both"/>
        <w:rPr>
          <w:b w:val="1"/>
          <w:bCs w:val="1"/>
        </w:rPr>
      </w:pPr>
      <w:r>
        <w:rPr>
          <w:b w:val="1"/>
          <w:bCs w:val="1"/>
          <w:rtl w:val="0"/>
        </w:rPr>
        <w:t xml:space="preserve">- UC07 – Tư vấn thực đơn bằng trợ lý AI</w:t>
      </w:r>
    </w:p>
    <w:bookmarkStart w:colFirst="0" w:colLast="0" w:name="mezaebaqcn5b" w:id="47"/>
    <w:bookmarkEnd w:id="47"/>
    <w:p w:rsidR="00000000" w:rsidDel="00000000" w:rsidP="00000000" w:rsidRDefault="00000000" w:rsidRPr="00000000" w14:paraId="0000030F">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UC07 – Tư vấn thực đơn bằng trợ lý AI.</w:t>
      </w:r>
      <w:r>
        <w:rPr>
          <w:rtl w:val="0"/>
        </w:rPr>
      </w:r>
    </w:p>
    <w:tbl>
      <w:tblPr>
        <w:tblStyle w:val="Table14"/>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6803"/>
        <w:tblGridChange w:id="0">
          <w:tblGrid>
            <w:gridCol w:w="2268"/>
            <w:gridCol w:w="6803"/>
          </w:tblGrid>
        </w:tblGridChange>
      </w:tblGrid>
      <w:tr>
        <w:trPr>
          <w:cantSplit w:val="1"/>
          <w:tblHeader w:val="1"/>
        </w:trPr>
        <w:tc>
          <w:tcPr>
            <w:vAlign w:val="center"/>
          </w:tcPr>
          <w:p w:rsidR="00000000" w:rsidDel="00000000" w:rsidP="00000000" w:rsidRDefault="00000000" w:rsidRPr="00000000" w14:paraId="00000310">
            <w:pPr>
              <w:keepNext w:val="1"/>
              <w:spacing w:after="40" w:before="40" w:line="252.00000000000003" w:lineRule="auto"/>
              <w:jc w:val="center"/>
              <w:rPr>
                <w:b w:val="1"/>
                <w:bCs w:val="1"/>
              </w:rPr>
            </w:pPr>
            <w:r>
              <w:rPr>
                <w:b w:val="1"/>
                <w:bCs w:val="1"/>
                <w:rtl w:val="0"/>
              </w:rPr>
              <w:t xml:space="preserve">Mô tả</w:t>
            </w:r>
          </w:p>
        </w:tc>
        <w:tc>
          <w:tcPr>
            <w:vAlign w:val="center"/>
          </w:tcPr>
          <w:p w:rsidR="00000000" w:rsidDel="00000000" w:rsidP="00000000" w:rsidRDefault="00000000" w:rsidRPr="00000000" w14:paraId="00000311">
            <w:pPr>
              <w:keepNext w:val="1"/>
              <w:spacing w:after="40" w:before="40" w:line="252.00000000000003" w:lineRule="auto"/>
              <w:jc w:val="center"/>
              <w:rPr>
                <w:b w:val="1"/>
                <w:bCs w:val="1"/>
              </w:rPr>
            </w:pPr>
            <w:r>
              <w:rPr>
                <w:b w:val="1"/>
                <w:bCs w:val="1"/>
                <w:rtl w:val="0"/>
              </w:rPr>
              <w:t xml:space="preserve">Ý nghĩa</w:t>
            </w:r>
          </w:p>
        </w:tc>
      </w:tr>
      <w:tr>
        <w:trPr>
          <w:cantSplit w:val="1"/>
          <w:tblHeader w:val="0"/>
        </w:trPr>
        <w:tc>
          <w:tcPr>
            <w:vAlign w:val="center"/>
          </w:tcPr>
          <w:p w:rsidR="00000000" w:rsidDel="00000000" w:rsidP="00000000" w:rsidRDefault="00000000" w:rsidRPr="00000000" w14:paraId="00000312">
            <w:pPr>
              <w:keepNext w:val="1"/>
              <w:spacing w:after="40" w:before="40" w:line="252.00000000000003" w:lineRule="auto"/>
              <w:jc w:val="center"/>
              <w:rPr/>
            </w:pPr>
            <w:r>
              <w:rPr>
                <w:b w:val="1"/>
                <w:bCs w:val="1"/>
                <w:rtl w:val="0"/>
              </w:rPr>
              <w:t xml:space="preserve">Tên Use Case</w:t>
            </w:r>
            <w:r>
              <w:rPr>
                <w:rtl w:val="0"/>
              </w:rPr>
            </w:r>
          </w:p>
        </w:tc>
        <w:tc>
          <w:tcPr>
            <w:vAlign w:val="center"/>
          </w:tcPr>
          <w:p w:rsidR="00000000" w:rsidDel="00000000" w:rsidP="00000000" w:rsidRDefault="00000000" w:rsidRPr="00000000" w14:paraId="00000313">
            <w:pPr>
              <w:keepNext w:val="1"/>
              <w:spacing w:after="40" w:before="40" w:line="252.00000000000003" w:lineRule="auto"/>
              <w:jc w:val="center"/>
              <w:rPr/>
            </w:pPr>
            <w:r>
              <w:rPr>
                <w:rtl w:val="0"/>
              </w:rPr>
              <w:t xml:space="preserve">Tư vấn thực đơn bằng trợ lý AI</w:t>
            </w:r>
          </w:p>
        </w:tc>
      </w:tr>
      <w:tr>
        <w:trPr>
          <w:cantSplit w:val="1"/>
          <w:tblHeader w:val="0"/>
        </w:trPr>
        <w:tc>
          <w:tcPr>
            <w:vAlign w:val="center"/>
          </w:tcPr>
          <w:p w:rsidR="00000000" w:rsidDel="00000000" w:rsidP="00000000" w:rsidRDefault="00000000" w:rsidRPr="00000000" w14:paraId="00000314">
            <w:pPr>
              <w:keepNext w:val="1"/>
              <w:spacing w:after="40" w:before="40" w:line="252.00000000000003" w:lineRule="auto"/>
              <w:jc w:val="center"/>
              <w:rPr/>
            </w:pPr>
            <w:r>
              <w:rPr>
                <w:b w:val="1"/>
                <w:bCs w:val="1"/>
                <w:rtl w:val="0"/>
              </w:rPr>
              <w:t xml:space="preserve">Tác nhân chính</w:t>
            </w:r>
            <w:r>
              <w:rPr>
                <w:rtl w:val="0"/>
              </w:rPr>
            </w:r>
          </w:p>
        </w:tc>
        <w:tc>
          <w:tcPr>
            <w:vAlign w:val="center"/>
          </w:tcPr>
          <w:p w:rsidR="00000000" w:rsidDel="00000000" w:rsidP="00000000" w:rsidRDefault="00000000" w:rsidRPr="00000000" w14:paraId="00000315">
            <w:pPr>
              <w:keepNext w:val="1"/>
              <w:spacing w:after="40" w:before="40" w:line="252.00000000000003" w:lineRule="auto"/>
              <w:jc w:val="center"/>
              <w:rPr/>
            </w:pPr>
            <w:r>
              <w:rPr>
                <w:rtl w:val="0"/>
              </w:rPr>
              <w:t xml:space="preserve">Khách hàng</w:t>
            </w:r>
          </w:p>
        </w:tc>
      </w:tr>
      <w:tr>
        <w:trPr>
          <w:cantSplit w:val="1"/>
          <w:tblHeader w:val="0"/>
        </w:trPr>
        <w:tc>
          <w:tcPr>
            <w:vAlign w:val="center"/>
          </w:tcPr>
          <w:p w:rsidR="00000000" w:rsidDel="00000000" w:rsidP="00000000" w:rsidRDefault="00000000" w:rsidRPr="00000000" w14:paraId="00000316">
            <w:pPr>
              <w:keepNext w:val="1"/>
              <w:spacing w:after="40" w:before="40" w:line="252.00000000000003" w:lineRule="auto"/>
              <w:jc w:val="center"/>
              <w:rPr/>
            </w:pPr>
            <w:r>
              <w:rPr>
                <w:b w:val="1"/>
                <w:bCs w:val="1"/>
                <w:rtl w:val="0"/>
              </w:rPr>
              <w:t xml:space="preserve">Tiền điều kiện</w:t>
            </w:r>
            <w:r>
              <w:rPr>
                <w:rtl w:val="0"/>
              </w:rPr>
            </w:r>
          </w:p>
        </w:tc>
        <w:tc>
          <w:tcPr>
            <w:vAlign w:val="center"/>
          </w:tcPr>
          <w:p w:rsidR="00000000" w:rsidDel="00000000" w:rsidP="00000000" w:rsidRDefault="00000000" w:rsidRPr="00000000" w14:paraId="00000317">
            <w:pPr>
              <w:keepNext w:val="1"/>
              <w:spacing w:after="40" w:before="40" w:line="252.00000000000003" w:lineRule="auto"/>
              <w:jc w:val="both"/>
              <w:rPr/>
            </w:pPr>
            <w:r>
              <w:rPr>
                <w:rtl w:val="0"/>
              </w:rPr>
              <w:t xml:space="preserve">Khách hàng đã đăng nhập và đang truy cập trang bán hàng.</w:t>
            </w:r>
          </w:p>
        </w:tc>
      </w:tr>
      <w:tr>
        <w:trPr>
          <w:cantSplit w:val="1"/>
          <w:tblHeader w:val="0"/>
        </w:trPr>
        <w:tc>
          <w:tcPr>
            <w:vAlign w:val="center"/>
          </w:tcPr>
          <w:p w:rsidR="00000000" w:rsidDel="00000000" w:rsidP="00000000" w:rsidRDefault="00000000" w:rsidRPr="00000000" w14:paraId="00000318">
            <w:pPr>
              <w:keepNext w:val="1"/>
              <w:spacing w:after="40" w:before="40" w:line="252.00000000000003" w:lineRule="auto"/>
              <w:jc w:val="center"/>
              <w:rPr/>
            </w:pPr>
            <w:r>
              <w:rPr>
                <w:b w:val="1"/>
                <w:bCs w:val="1"/>
                <w:rtl w:val="0"/>
              </w:rPr>
              <w:t xml:space="preserve">Luồng sự kiện chính</w:t>
            </w:r>
            <w:r>
              <w:rPr>
                <w:rtl w:val="0"/>
              </w:rPr>
            </w:r>
          </w:p>
        </w:tc>
        <w:tc>
          <w:tcPr>
            <w:vAlign w:val="center"/>
          </w:tcPr>
          <w:p w:rsidR="00000000" w:rsidDel="00000000" w:rsidP="00000000" w:rsidRDefault="00000000" w:rsidRPr="00000000" w14:paraId="00000319">
            <w:pPr>
              <w:keepNext w:val="1"/>
              <w:spacing w:after="40" w:before="40" w:line="252.00000000000003" w:lineRule="auto"/>
              <w:jc w:val="both"/>
              <w:rPr/>
            </w:pPr>
            <w:r>
              <w:rPr>
                <w:rtl w:val="0"/>
              </w:rPr>
              <w:t xml:space="preserve">1. Khách hàng mở khung hội thoại của trợ lý. </w:t>
            </w:r>
          </w:p>
          <w:p w:rsidR="00000000" w:rsidDel="00000000" w:rsidP="00000000" w:rsidRDefault="00000000" w:rsidRPr="00000000" w14:paraId="0000031A">
            <w:pPr>
              <w:keepNext w:val="1"/>
              <w:spacing w:after="40" w:before="40" w:line="252.00000000000003" w:lineRule="auto"/>
              <w:jc w:val="both"/>
              <w:rPr/>
            </w:pPr>
            <w:r>
              <w:rPr>
                <w:rtl w:val="0"/>
              </w:rPr>
              <w:t xml:space="preserve">2. Khách hàng nhập câu hỏi, chẳng hạn hỏi giờ mở cửa, mã giảm giá hoặc nhờ gợi ý món trong một mức giá. </w:t>
            </w:r>
          </w:p>
          <w:p w:rsidR="00000000" w:rsidDel="00000000" w:rsidP="00000000" w:rsidRDefault="00000000" w:rsidRPr="00000000" w14:paraId="0000031B">
            <w:pPr>
              <w:keepNext w:val="1"/>
              <w:spacing w:after="40" w:before="40" w:line="252.00000000000003" w:lineRule="auto"/>
              <w:jc w:val="both"/>
              <w:rPr/>
            </w:pPr>
            <w:r>
              <w:rPr>
                <w:rtl w:val="0"/>
              </w:rPr>
              <w:t xml:space="preserve">3. Hệ thống đối chiếu câu hỏi với bộ từ khoá; nếu khớp, trả lời ngay kèm nút dẫn tới trang liên quan. </w:t>
            </w:r>
          </w:p>
          <w:p w:rsidR="00000000" w:rsidDel="00000000" w:rsidP="00000000" w:rsidRDefault="00000000" w:rsidRPr="00000000" w14:paraId="0000031C">
            <w:pPr>
              <w:keepNext w:val="1"/>
              <w:spacing w:after="40" w:before="40" w:line="252.00000000000003" w:lineRule="auto"/>
              <w:jc w:val="both"/>
              <w:rPr/>
            </w:pPr>
            <w:r>
              <w:rPr>
                <w:rtl w:val="0"/>
              </w:rPr>
              <w:t xml:space="preserve">4. Nếu không khớp, hệ thống gửi câu hỏi cùng danh sách món và giá đang bán tại chi nhánh tới Google Gemini. </w:t>
            </w:r>
          </w:p>
          <w:p w:rsidR="00000000" w:rsidDel="00000000" w:rsidP="00000000" w:rsidRDefault="00000000" w:rsidRPr="00000000" w14:paraId="0000031D">
            <w:pPr>
              <w:keepNext w:val="1"/>
              <w:spacing w:after="40" w:before="40" w:line="252.00000000000003" w:lineRule="auto"/>
              <w:jc w:val="both"/>
              <w:rPr/>
            </w:pPr>
            <w:r>
              <w:rPr>
                <w:rtl w:val="0"/>
              </w:rPr>
              <w:t xml:space="preserve">5. Trợ lý trả lời gợi ý khách quan kèm tên món, mức giá tham khảo. </w:t>
            </w:r>
          </w:p>
          <w:p w:rsidR="00000000" w:rsidDel="00000000" w:rsidP="00000000" w:rsidRDefault="00000000" w:rsidRPr="00000000" w14:paraId="0000031E">
            <w:pPr>
              <w:keepNext w:val="1"/>
              <w:spacing w:after="40" w:before="40" w:line="252.00000000000003" w:lineRule="auto"/>
              <w:jc w:val="both"/>
              <w:rPr/>
            </w:pPr>
            <w:r>
              <w:rPr>
                <w:rtl w:val="0"/>
              </w:rPr>
              <w:t xml:space="preserve">6. Hệ thống lưu câu hỏi và câu trả lời vào phiên hội thoại của khách. </w:t>
            </w:r>
          </w:p>
          <w:p w:rsidR="00000000" w:rsidDel="00000000" w:rsidP="00000000" w:rsidRDefault="00000000" w:rsidRPr="00000000" w14:paraId="0000031F">
            <w:pPr>
              <w:keepNext w:val="1"/>
              <w:spacing w:after="40" w:before="40" w:line="252.00000000000003" w:lineRule="auto"/>
              <w:jc w:val="both"/>
              <w:rPr/>
            </w:pPr>
            <w:r>
              <w:rPr>
                <w:rtl w:val="0"/>
              </w:rPr>
              <w:t xml:space="preserve">7. Khách hàng có thể hỏi tiếp hoặc chuyển sang thực đơn để đặt món.</w:t>
            </w:r>
          </w:p>
        </w:tc>
      </w:tr>
      <w:tr>
        <w:trPr>
          <w:cantSplit w:val="1"/>
          <w:tblHeader w:val="0"/>
        </w:trPr>
        <w:tc>
          <w:tcPr>
            <w:vAlign w:val="center"/>
          </w:tcPr>
          <w:p w:rsidR="00000000" w:rsidDel="00000000" w:rsidP="00000000" w:rsidRDefault="00000000" w:rsidRPr="00000000" w14:paraId="00000320">
            <w:pPr>
              <w:spacing w:after="40" w:before="40" w:line="252.00000000000003" w:lineRule="auto"/>
              <w:jc w:val="center"/>
              <w:rPr/>
            </w:pPr>
            <w:r>
              <w:rPr>
                <w:b w:val="1"/>
                <w:bCs w:val="1"/>
                <w:rtl w:val="0"/>
              </w:rPr>
              <w:t xml:space="preserve">Luồng ngoại lệ</w:t>
            </w:r>
            <w:r>
              <w:rPr>
                <w:rtl w:val="0"/>
              </w:rPr>
            </w:r>
          </w:p>
        </w:tc>
        <w:tc>
          <w:tcPr>
            <w:vAlign w:val="center"/>
          </w:tcPr>
          <w:p w:rsidR="00000000" w:rsidDel="00000000" w:rsidP="00000000" w:rsidRDefault="00000000" w:rsidRPr="00000000" w14:paraId="00000321">
            <w:pPr>
              <w:spacing w:after="40" w:before="40" w:line="252.00000000000003" w:lineRule="auto"/>
              <w:jc w:val="both"/>
              <w:rPr/>
            </w:pPr>
            <w:r>
              <w:rPr>
                <w:rtl w:val="0"/>
              </w:rPr>
              <w:t xml:space="preserve">3a. Câu hỏi nằm ngoài phạm vi món ăn và cửa hàng: trợ lý từ chối nhẹ nhàng và gợi ý hỏi về món ăn. </w:t>
            </w:r>
          </w:p>
          <w:p w:rsidR="00000000" w:rsidDel="00000000" w:rsidP="00000000" w:rsidRDefault="00000000" w:rsidRPr="00000000" w14:paraId="00000322">
            <w:pPr>
              <w:spacing w:after="40" w:before="40" w:line="252.00000000000003" w:lineRule="auto"/>
              <w:jc w:val="both"/>
              <w:rPr/>
            </w:pPr>
            <w:r>
              <w:rPr>
                <w:rtl w:val="0"/>
              </w:rPr>
              <w:t xml:space="preserve">4a. Không kết nối được dịch vụ Gemini: hệ thống thông báo trợ lý tạm thời chưa trả lời được. </w:t>
            </w:r>
          </w:p>
          <w:p w:rsidR="00000000" w:rsidDel="00000000" w:rsidP="00000000" w:rsidRDefault="00000000" w:rsidRPr="00000000" w14:paraId="00000323">
            <w:pPr>
              <w:spacing w:after="40" w:before="40" w:line="252.00000000000003" w:lineRule="auto"/>
              <w:jc w:val="both"/>
              <w:rPr/>
            </w:pPr>
            <w:r>
              <w:rPr>
                <w:rtl w:val="0"/>
              </w:rPr>
              <w:t xml:space="preserve">4b. Khách gửi quá 10 tin nhắn trong một phút: hệ thống yêu cầu chờ rồi gửi lại.</w:t>
            </w:r>
          </w:p>
        </w:tc>
      </w:tr>
    </w:tbl>
    <w:p w:rsidR="00000000" w:rsidDel="00000000" w:rsidP="00000000" w:rsidRDefault="00000000" w:rsidRPr="00000000" w14:paraId="00000324">
      <w:pPr>
        <w:keepNext w:val="1"/>
        <w:spacing w:before="120" w:lineRule="auto"/>
        <w:jc w:val="both"/>
        <w:rPr>
          <w:b w:val="1"/>
          <w:bCs w:val="1"/>
        </w:rPr>
      </w:pPr>
      <w:r>
        <w:rPr>
          <w:b w:val="1"/>
          <w:bCs w:val="1"/>
          <w:rtl w:val="0"/>
        </w:rPr>
        <w:t xml:space="preserve">- UC08 – Xử lý đơn hàng chi nhánh</w:t>
      </w:r>
    </w:p>
    <w:bookmarkStart w:colFirst="0" w:colLast="0" w:name="jucos9i0idnc" w:id="48"/>
    <w:bookmarkEnd w:id="48"/>
    <w:p w:rsidR="00000000" w:rsidDel="00000000" w:rsidP="00000000" w:rsidRDefault="00000000" w:rsidRPr="00000000" w14:paraId="00000325">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UC08 – Xử lý đơn hàng chi nhánh.</w:t>
      </w:r>
      <w:r>
        <w:rPr>
          <w:rtl w:val="0"/>
        </w:rPr>
      </w:r>
    </w:p>
    <w:tbl>
      <w:tblPr>
        <w:tblStyle w:val="Table15"/>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6803"/>
        <w:tblGridChange w:id="0">
          <w:tblGrid>
            <w:gridCol w:w="2268"/>
            <w:gridCol w:w="6803"/>
          </w:tblGrid>
        </w:tblGridChange>
      </w:tblGrid>
      <w:tr>
        <w:trPr>
          <w:cantSplit w:val="1"/>
          <w:tblHeader w:val="1"/>
        </w:trPr>
        <w:tc>
          <w:tcPr>
            <w:vAlign w:val="center"/>
          </w:tcPr>
          <w:p w:rsidR="00000000" w:rsidDel="00000000" w:rsidP="00000000" w:rsidRDefault="00000000" w:rsidRPr="00000000" w14:paraId="00000326">
            <w:pPr>
              <w:keepNext w:val="1"/>
              <w:spacing w:after="40" w:before="40" w:line="252.00000000000003" w:lineRule="auto"/>
              <w:jc w:val="center"/>
              <w:rPr>
                <w:b w:val="1"/>
                <w:bCs w:val="1"/>
              </w:rPr>
            </w:pPr>
            <w:r>
              <w:rPr>
                <w:b w:val="1"/>
                <w:bCs w:val="1"/>
                <w:rtl w:val="0"/>
              </w:rPr>
              <w:t xml:space="preserve">Mô tả</w:t>
            </w:r>
          </w:p>
        </w:tc>
        <w:tc>
          <w:tcPr>
            <w:vAlign w:val="center"/>
          </w:tcPr>
          <w:p w:rsidR="00000000" w:rsidDel="00000000" w:rsidP="00000000" w:rsidRDefault="00000000" w:rsidRPr="00000000" w14:paraId="00000327">
            <w:pPr>
              <w:keepNext w:val="1"/>
              <w:spacing w:after="40" w:before="40" w:line="252.00000000000003" w:lineRule="auto"/>
              <w:jc w:val="center"/>
              <w:rPr>
                <w:b w:val="1"/>
                <w:bCs w:val="1"/>
              </w:rPr>
            </w:pPr>
            <w:r>
              <w:rPr>
                <w:b w:val="1"/>
                <w:bCs w:val="1"/>
                <w:rtl w:val="0"/>
              </w:rPr>
              <w:t xml:space="preserve">Ý nghĩa</w:t>
            </w:r>
          </w:p>
        </w:tc>
      </w:tr>
      <w:tr>
        <w:trPr>
          <w:cantSplit w:val="1"/>
          <w:tblHeader w:val="0"/>
        </w:trPr>
        <w:tc>
          <w:tcPr>
            <w:vAlign w:val="center"/>
          </w:tcPr>
          <w:p w:rsidR="00000000" w:rsidDel="00000000" w:rsidP="00000000" w:rsidRDefault="00000000" w:rsidRPr="00000000" w14:paraId="00000328">
            <w:pPr>
              <w:keepNext w:val="1"/>
              <w:spacing w:after="40" w:before="40" w:line="252.00000000000003" w:lineRule="auto"/>
              <w:jc w:val="center"/>
              <w:rPr/>
            </w:pPr>
            <w:r>
              <w:rPr>
                <w:b w:val="1"/>
                <w:bCs w:val="1"/>
                <w:rtl w:val="0"/>
              </w:rPr>
              <w:t xml:space="preserve">Tên Use Case</w:t>
            </w:r>
            <w:r>
              <w:rPr>
                <w:rtl w:val="0"/>
              </w:rPr>
            </w:r>
          </w:p>
        </w:tc>
        <w:tc>
          <w:tcPr>
            <w:vAlign w:val="center"/>
          </w:tcPr>
          <w:p w:rsidR="00000000" w:rsidDel="00000000" w:rsidP="00000000" w:rsidRDefault="00000000" w:rsidRPr="00000000" w14:paraId="00000329">
            <w:pPr>
              <w:keepNext w:val="1"/>
              <w:spacing w:after="40" w:before="40" w:line="252.00000000000003" w:lineRule="auto"/>
              <w:jc w:val="center"/>
              <w:rPr/>
            </w:pPr>
            <w:r>
              <w:rPr>
                <w:rtl w:val="0"/>
              </w:rPr>
              <w:t xml:space="preserve">Xử lý đơn hàng chi nhánh</w:t>
            </w:r>
          </w:p>
        </w:tc>
      </w:tr>
      <w:tr>
        <w:trPr>
          <w:cantSplit w:val="1"/>
          <w:tblHeader w:val="0"/>
        </w:trPr>
        <w:tc>
          <w:tcPr>
            <w:vAlign w:val="center"/>
          </w:tcPr>
          <w:p w:rsidR="00000000" w:rsidDel="00000000" w:rsidP="00000000" w:rsidRDefault="00000000" w:rsidRPr="00000000" w14:paraId="0000032A">
            <w:pPr>
              <w:keepNext w:val="1"/>
              <w:spacing w:after="40" w:before="40" w:line="252.00000000000003" w:lineRule="auto"/>
              <w:jc w:val="center"/>
              <w:rPr/>
            </w:pPr>
            <w:r>
              <w:rPr>
                <w:b w:val="1"/>
                <w:bCs w:val="1"/>
                <w:rtl w:val="0"/>
              </w:rPr>
              <w:t xml:space="preserve">Tác nhân chính</w:t>
            </w:r>
            <w:r>
              <w:rPr>
                <w:rtl w:val="0"/>
              </w:rPr>
            </w:r>
          </w:p>
        </w:tc>
        <w:tc>
          <w:tcPr>
            <w:vAlign w:val="center"/>
          </w:tcPr>
          <w:p w:rsidR="00000000" w:rsidDel="00000000" w:rsidP="00000000" w:rsidRDefault="00000000" w:rsidRPr="00000000" w14:paraId="0000032B">
            <w:pPr>
              <w:keepNext w:val="1"/>
              <w:spacing w:after="40" w:before="40" w:line="252.00000000000003" w:lineRule="auto"/>
              <w:jc w:val="center"/>
              <w:rPr/>
            </w:pPr>
            <w:r>
              <w:rPr>
                <w:rtl w:val="0"/>
              </w:rPr>
              <w:t xml:space="preserve">Quản lý chi nhánh</w:t>
            </w:r>
          </w:p>
        </w:tc>
      </w:tr>
      <w:tr>
        <w:trPr>
          <w:cantSplit w:val="1"/>
          <w:tblHeader w:val="0"/>
        </w:trPr>
        <w:tc>
          <w:tcPr>
            <w:vAlign w:val="center"/>
          </w:tcPr>
          <w:p w:rsidR="00000000" w:rsidDel="00000000" w:rsidP="00000000" w:rsidRDefault="00000000" w:rsidRPr="00000000" w14:paraId="0000032C">
            <w:pPr>
              <w:keepNext w:val="1"/>
              <w:spacing w:after="40" w:before="40" w:line="252.00000000000003" w:lineRule="auto"/>
              <w:jc w:val="center"/>
              <w:rPr/>
            </w:pPr>
            <w:r>
              <w:rPr>
                <w:b w:val="1"/>
                <w:bCs w:val="1"/>
                <w:rtl w:val="0"/>
              </w:rPr>
              <w:t xml:space="preserve">Tiền điều kiện</w:t>
            </w:r>
            <w:r>
              <w:rPr>
                <w:rtl w:val="0"/>
              </w:rPr>
            </w:r>
          </w:p>
        </w:tc>
        <w:tc>
          <w:tcPr>
            <w:vAlign w:val="center"/>
          </w:tcPr>
          <w:p w:rsidR="00000000" w:rsidDel="00000000" w:rsidP="00000000" w:rsidRDefault="00000000" w:rsidRPr="00000000" w14:paraId="0000032D">
            <w:pPr>
              <w:keepNext w:val="1"/>
              <w:spacing w:after="40" w:before="40" w:line="252.00000000000003" w:lineRule="auto"/>
              <w:jc w:val="both"/>
              <w:rPr/>
            </w:pPr>
            <w:r>
              <w:rPr>
                <w:rtl w:val="0"/>
              </w:rPr>
              <w:t xml:space="preserve">Quản lý đã đăng nhập vào khu vực quản trị và chi nhánh có đơn hàng phát sinh.</w:t>
            </w:r>
          </w:p>
        </w:tc>
      </w:tr>
      <w:tr>
        <w:trPr>
          <w:cantSplit w:val="1"/>
          <w:tblHeader w:val="0"/>
        </w:trPr>
        <w:tc>
          <w:tcPr>
            <w:vAlign w:val="center"/>
          </w:tcPr>
          <w:p w:rsidR="00000000" w:rsidDel="00000000" w:rsidP="00000000" w:rsidRDefault="00000000" w:rsidRPr="00000000" w14:paraId="0000032E">
            <w:pPr>
              <w:keepNext w:val="1"/>
              <w:spacing w:after="40" w:before="40" w:line="252.00000000000003" w:lineRule="auto"/>
              <w:jc w:val="center"/>
              <w:rPr/>
            </w:pPr>
            <w:r>
              <w:rPr>
                <w:b w:val="1"/>
                <w:bCs w:val="1"/>
                <w:rtl w:val="0"/>
              </w:rPr>
              <w:t xml:space="preserve">Luồng sự kiện chính</w:t>
            </w:r>
            <w:r>
              <w:rPr>
                <w:rtl w:val="0"/>
              </w:rPr>
            </w:r>
          </w:p>
        </w:tc>
        <w:tc>
          <w:tcPr>
            <w:vAlign w:val="center"/>
          </w:tcPr>
          <w:p w:rsidR="00000000" w:rsidDel="00000000" w:rsidP="00000000" w:rsidRDefault="00000000" w:rsidRPr="00000000" w14:paraId="0000032F">
            <w:pPr>
              <w:keepNext w:val="1"/>
              <w:spacing w:after="40" w:before="40" w:line="252.00000000000003" w:lineRule="auto"/>
              <w:jc w:val="both"/>
              <w:rPr/>
            </w:pPr>
            <w:r>
              <w:rPr>
                <w:rtl w:val="0"/>
              </w:rPr>
              <w:t xml:space="preserve">1. Quản lý mở màn hình tổng quan hoặc danh sách đơn hàng và lọc theo trạng thái. </w:t>
            </w:r>
          </w:p>
          <w:p w:rsidR="00000000" w:rsidDel="00000000" w:rsidP="00000000" w:rsidRDefault="00000000" w:rsidRPr="00000000" w14:paraId="00000330">
            <w:pPr>
              <w:keepNext w:val="1"/>
              <w:spacing w:after="40" w:before="40" w:line="252.00000000000003" w:lineRule="auto"/>
              <w:jc w:val="both"/>
              <w:rPr/>
            </w:pPr>
            <w:r>
              <w:rPr>
                <w:rtl w:val="0"/>
              </w:rPr>
              <w:t xml:space="preserve">2. Quản lý xem chi tiết đơn gồm danh sách món, hình thức nhận hàng, thông tin người nhận và số tiền. </w:t>
            </w:r>
          </w:p>
          <w:p w:rsidR="00000000" w:rsidDel="00000000" w:rsidP="00000000" w:rsidRDefault="00000000" w:rsidRPr="00000000" w14:paraId="00000331">
            <w:pPr>
              <w:keepNext w:val="1"/>
              <w:spacing w:after="40" w:before="40" w:line="252.00000000000003" w:lineRule="auto"/>
              <w:jc w:val="both"/>
              <w:rPr/>
            </w:pPr>
            <w:r>
              <w:rPr>
                <w:rtl w:val="0"/>
              </w:rPr>
              <w:t xml:space="preserve">3. Quản lý duyệt đơn, đơn chuyển từ chờ xác nhận sang đã xác nhận. </w:t>
            </w:r>
          </w:p>
          <w:p w:rsidR="00000000" w:rsidDel="00000000" w:rsidP="00000000" w:rsidRDefault="00000000" w:rsidRPr="00000000" w14:paraId="00000332">
            <w:pPr>
              <w:keepNext w:val="1"/>
              <w:spacing w:after="40" w:before="40" w:line="252.00000000000003" w:lineRule="auto"/>
              <w:jc w:val="both"/>
              <w:rPr/>
            </w:pPr>
            <w:r>
              <w:rPr>
                <w:rtl w:val="0"/>
              </w:rPr>
              <w:t xml:space="preserve">4. Khi bếp bắt đầu chế biến, quản lý chuyển đơn sang đang nấu. 5. Khi món đã xong, quản lý chuyển đơn sang sẵn sàng. </w:t>
            </w:r>
          </w:p>
          <w:p w:rsidR="00000000" w:rsidDel="00000000" w:rsidP="00000000" w:rsidRDefault="00000000" w:rsidRPr="00000000" w14:paraId="00000333">
            <w:pPr>
              <w:keepNext w:val="1"/>
              <w:spacing w:after="40" w:before="40" w:line="252.00000000000003" w:lineRule="auto"/>
              <w:jc w:val="both"/>
              <w:rPr/>
            </w:pPr>
            <w:r>
              <w:rPr>
                <w:rtl w:val="0"/>
              </w:rPr>
              <w:t xml:space="preserve">6. Sau khi khách nhận hàng, quản lý xác nhận đơn hoàn thành; đơn tiền mặt đồng thời được ghi nhận đã thanh toán. </w:t>
            </w:r>
          </w:p>
          <w:p w:rsidR="00000000" w:rsidDel="00000000" w:rsidP="00000000" w:rsidRDefault="00000000" w:rsidRPr="00000000" w14:paraId="00000334">
            <w:pPr>
              <w:keepNext w:val="1"/>
              <w:spacing w:after="40" w:before="40" w:line="252.00000000000003" w:lineRule="auto"/>
              <w:jc w:val="both"/>
              <w:rPr/>
            </w:pPr>
            <w:r>
              <w:rPr>
                <w:rtl w:val="0"/>
              </w:rPr>
              <w:t xml:space="preserve">7. Hệ thống lưu một dòng nhật ký cho mỗi lần chuyển trạng thái, gồm người thực hiện, trạng thái trước, trạng thái sau, thời điểm và ghi chú.</w:t>
            </w:r>
          </w:p>
        </w:tc>
      </w:tr>
      <w:tr>
        <w:trPr>
          <w:cantSplit w:val="1"/>
          <w:tblHeader w:val="0"/>
        </w:trPr>
        <w:tc>
          <w:tcPr>
            <w:vAlign w:val="center"/>
          </w:tcPr>
          <w:p w:rsidR="00000000" w:rsidDel="00000000" w:rsidP="00000000" w:rsidRDefault="00000000" w:rsidRPr="00000000" w14:paraId="00000335">
            <w:pPr>
              <w:spacing w:after="40" w:before="40" w:line="252.00000000000003" w:lineRule="auto"/>
              <w:jc w:val="center"/>
              <w:rPr/>
            </w:pPr>
            <w:r>
              <w:rPr>
                <w:b w:val="1"/>
                <w:bCs w:val="1"/>
                <w:rtl w:val="0"/>
              </w:rPr>
              <w:t xml:space="preserve">Luồng ngoại lệ</w:t>
            </w:r>
            <w:r>
              <w:rPr>
                <w:rtl w:val="0"/>
              </w:rPr>
            </w:r>
          </w:p>
        </w:tc>
        <w:tc>
          <w:tcPr>
            <w:vAlign w:val="center"/>
          </w:tcPr>
          <w:p w:rsidR="00000000" w:rsidDel="00000000" w:rsidP="00000000" w:rsidRDefault="00000000" w:rsidRPr="00000000" w14:paraId="00000336">
            <w:pPr>
              <w:spacing w:after="40" w:before="40" w:line="252.00000000000003" w:lineRule="auto"/>
              <w:jc w:val="both"/>
              <w:rPr/>
            </w:pPr>
            <w:r>
              <w:rPr>
                <w:rtl w:val="0"/>
              </w:rPr>
              <w:t xml:space="preserve">3a. Quản lý huỷ đơn: hệ thống chỉ cho phép khi đơn ở trạng thái chờ xác nhận hoặc đã xác nhận, đồng thời yêu cầu nhập lý do huỷ. 4a. Quản lý chuyển trạng thái không theo trình tự, ví dụ từ chờ xác nhận sang sẵn sàng: hệ thống từ chối và giữ nguyên trạng thái hiện tại. </w:t>
            </w:r>
          </w:p>
          <w:p w:rsidR="00000000" w:rsidDel="00000000" w:rsidP="00000000" w:rsidRDefault="00000000" w:rsidRPr="00000000" w14:paraId="00000337">
            <w:pPr>
              <w:spacing w:after="40" w:before="40" w:line="252.00000000000003" w:lineRule="auto"/>
              <w:jc w:val="both"/>
              <w:rPr/>
            </w:pPr>
            <w:r>
              <w:rPr>
                <w:rtl w:val="0"/>
              </w:rPr>
              <w:t xml:space="preserve">6a. Khách không nhận hàng: quản lý ghi chú vào đơn để làm căn cứ xử lý, đơn không được chuyển sang hoàn thành.</w:t>
            </w:r>
          </w:p>
        </w:tc>
      </w:tr>
    </w:tbl>
    <w:p w:rsidR="00000000" w:rsidDel="00000000" w:rsidP="00000000" w:rsidRDefault="00000000" w:rsidRPr="00000000" w14:paraId="00000338">
      <w:pPr>
        <w:keepNext w:val="1"/>
        <w:spacing w:before="120" w:lineRule="auto"/>
        <w:jc w:val="both"/>
        <w:rPr>
          <w:b w:val="1"/>
          <w:bCs w:val="1"/>
        </w:rPr>
      </w:pPr>
      <w:r>
        <w:rPr>
          <w:b w:val="1"/>
          <w:bCs w:val="1"/>
          <w:rtl w:val="0"/>
        </w:rPr>
        <w:t xml:space="preserve">- UC09 – Quản lý thực đơn và giá bán chi nhánh</w:t>
      </w:r>
    </w:p>
    <w:bookmarkStart w:colFirst="0" w:colLast="0" w:name="wggjfi3ty30w" w:id="49"/>
    <w:bookmarkEnd w:id="49"/>
    <w:p w:rsidR="00000000" w:rsidDel="00000000" w:rsidP="00000000" w:rsidRDefault="00000000" w:rsidRPr="00000000" w14:paraId="00000339">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UC09 – Quản lý thực đơn và giá bán chi nhánh.</w:t>
      </w:r>
      <w:r>
        <w:rPr>
          <w:rtl w:val="0"/>
        </w:rPr>
      </w:r>
    </w:p>
    <w:tbl>
      <w:tblPr>
        <w:tblStyle w:val="Table16"/>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6803"/>
        <w:tblGridChange w:id="0">
          <w:tblGrid>
            <w:gridCol w:w="2268"/>
            <w:gridCol w:w="6803"/>
          </w:tblGrid>
        </w:tblGridChange>
      </w:tblGrid>
      <w:tr>
        <w:trPr>
          <w:cantSplit w:val="1"/>
          <w:tblHeader w:val="1"/>
        </w:trPr>
        <w:tc>
          <w:tcPr>
            <w:vAlign w:val="center"/>
          </w:tcPr>
          <w:p w:rsidR="00000000" w:rsidDel="00000000" w:rsidP="00000000" w:rsidRDefault="00000000" w:rsidRPr="00000000" w14:paraId="0000033A">
            <w:pPr>
              <w:keepNext w:val="1"/>
              <w:spacing w:after="40" w:before="40" w:line="252.00000000000003" w:lineRule="auto"/>
              <w:jc w:val="center"/>
              <w:rPr>
                <w:b w:val="1"/>
                <w:bCs w:val="1"/>
              </w:rPr>
            </w:pPr>
            <w:r>
              <w:rPr>
                <w:b w:val="1"/>
                <w:bCs w:val="1"/>
                <w:rtl w:val="0"/>
              </w:rPr>
              <w:t xml:space="preserve">Mô tả</w:t>
            </w:r>
          </w:p>
        </w:tc>
        <w:tc>
          <w:tcPr>
            <w:vAlign w:val="center"/>
          </w:tcPr>
          <w:p w:rsidR="00000000" w:rsidDel="00000000" w:rsidP="00000000" w:rsidRDefault="00000000" w:rsidRPr="00000000" w14:paraId="0000033B">
            <w:pPr>
              <w:keepNext w:val="1"/>
              <w:spacing w:after="40" w:before="40" w:line="252.00000000000003" w:lineRule="auto"/>
              <w:jc w:val="center"/>
              <w:rPr>
                <w:b w:val="1"/>
                <w:bCs w:val="1"/>
              </w:rPr>
            </w:pPr>
            <w:r>
              <w:rPr>
                <w:b w:val="1"/>
                <w:bCs w:val="1"/>
                <w:rtl w:val="0"/>
              </w:rPr>
              <w:t xml:space="preserve">Ý nghĩa</w:t>
            </w:r>
          </w:p>
        </w:tc>
      </w:tr>
      <w:tr>
        <w:trPr>
          <w:cantSplit w:val="1"/>
          <w:tblHeader w:val="0"/>
        </w:trPr>
        <w:tc>
          <w:tcPr>
            <w:vAlign w:val="center"/>
          </w:tcPr>
          <w:p w:rsidR="00000000" w:rsidDel="00000000" w:rsidP="00000000" w:rsidRDefault="00000000" w:rsidRPr="00000000" w14:paraId="0000033C">
            <w:pPr>
              <w:keepNext w:val="1"/>
              <w:spacing w:after="40" w:before="40" w:line="252.00000000000003" w:lineRule="auto"/>
              <w:jc w:val="center"/>
              <w:rPr/>
            </w:pPr>
            <w:r>
              <w:rPr>
                <w:b w:val="1"/>
                <w:bCs w:val="1"/>
                <w:rtl w:val="0"/>
              </w:rPr>
              <w:t xml:space="preserve">Tên Use Case</w:t>
            </w:r>
            <w:r>
              <w:rPr>
                <w:rtl w:val="0"/>
              </w:rPr>
            </w:r>
          </w:p>
        </w:tc>
        <w:tc>
          <w:tcPr>
            <w:vAlign w:val="center"/>
          </w:tcPr>
          <w:p w:rsidR="00000000" w:rsidDel="00000000" w:rsidP="00000000" w:rsidRDefault="00000000" w:rsidRPr="00000000" w14:paraId="0000033D">
            <w:pPr>
              <w:keepNext w:val="1"/>
              <w:spacing w:after="40" w:before="40" w:line="252.00000000000003" w:lineRule="auto"/>
              <w:jc w:val="both"/>
              <w:rPr/>
            </w:pPr>
            <w:r>
              <w:rPr>
                <w:rtl w:val="0"/>
              </w:rPr>
              <w:t xml:space="preserve">Quản lý thực đơn và giá bán chi nhánh</w:t>
            </w:r>
          </w:p>
        </w:tc>
      </w:tr>
      <w:tr>
        <w:trPr>
          <w:cantSplit w:val="1"/>
          <w:tblHeader w:val="0"/>
        </w:trPr>
        <w:tc>
          <w:tcPr>
            <w:vAlign w:val="center"/>
          </w:tcPr>
          <w:p w:rsidR="00000000" w:rsidDel="00000000" w:rsidP="00000000" w:rsidRDefault="00000000" w:rsidRPr="00000000" w14:paraId="0000033E">
            <w:pPr>
              <w:keepNext w:val="1"/>
              <w:spacing w:after="40" w:before="40" w:line="252.00000000000003" w:lineRule="auto"/>
              <w:jc w:val="center"/>
              <w:rPr/>
            </w:pPr>
            <w:r>
              <w:rPr>
                <w:b w:val="1"/>
                <w:bCs w:val="1"/>
                <w:rtl w:val="0"/>
              </w:rPr>
              <w:t xml:space="preserve">Tác nhân chính</w:t>
            </w:r>
            <w:r>
              <w:rPr>
                <w:rtl w:val="0"/>
              </w:rPr>
            </w:r>
          </w:p>
        </w:tc>
        <w:tc>
          <w:tcPr>
            <w:vAlign w:val="center"/>
          </w:tcPr>
          <w:p w:rsidR="00000000" w:rsidDel="00000000" w:rsidP="00000000" w:rsidRDefault="00000000" w:rsidRPr="00000000" w14:paraId="0000033F">
            <w:pPr>
              <w:keepNext w:val="1"/>
              <w:spacing w:after="40" w:before="40" w:line="252.00000000000003" w:lineRule="auto"/>
              <w:jc w:val="center"/>
              <w:rPr/>
            </w:pPr>
            <w:r>
              <w:rPr>
                <w:rtl w:val="0"/>
              </w:rPr>
              <w:t xml:space="preserve">Quản lý chi nhánh</w:t>
            </w:r>
          </w:p>
        </w:tc>
      </w:tr>
      <w:tr>
        <w:trPr>
          <w:cantSplit w:val="1"/>
          <w:tblHeader w:val="0"/>
        </w:trPr>
        <w:tc>
          <w:tcPr>
            <w:vAlign w:val="center"/>
          </w:tcPr>
          <w:p w:rsidR="00000000" w:rsidDel="00000000" w:rsidP="00000000" w:rsidRDefault="00000000" w:rsidRPr="00000000" w14:paraId="00000340">
            <w:pPr>
              <w:keepNext w:val="1"/>
              <w:spacing w:after="40" w:before="40" w:line="252.00000000000003" w:lineRule="auto"/>
              <w:jc w:val="center"/>
              <w:rPr/>
            </w:pPr>
            <w:r>
              <w:rPr>
                <w:b w:val="1"/>
                <w:bCs w:val="1"/>
                <w:rtl w:val="0"/>
              </w:rPr>
              <w:t xml:space="preserve">Tiền điều kiện</w:t>
            </w:r>
            <w:r>
              <w:rPr>
                <w:rtl w:val="0"/>
              </w:rPr>
            </w:r>
          </w:p>
        </w:tc>
        <w:tc>
          <w:tcPr>
            <w:vAlign w:val="center"/>
          </w:tcPr>
          <w:p w:rsidR="00000000" w:rsidDel="00000000" w:rsidP="00000000" w:rsidRDefault="00000000" w:rsidRPr="00000000" w14:paraId="00000341">
            <w:pPr>
              <w:keepNext w:val="1"/>
              <w:spacing w:after="40" w:before="40" w:line="252.00000000000003" w:lineRule="auto"/>
              <w:jc w:val="both"/>
              <w:rPr/>
            </w:pPr>
            <w:r>
              <w:rPr>
                <w:rtl w:val="0"/>
              </w:rPr>
              <w:t xml:space="preserve">Quản lý đã đăng nhập và danh mục món của hệ thống đã được khởi tạo.</w:t>
            </w:r>
          </w:p>
        </w:tc>
      </w:tr>
      <w:tr>
        <w:trPr>
          <w:cantSplit w:val="1"/>
          <w:tblHeader w:val="0"/>
        </w:trPr>
        <w:tc>
          <w:tcPr>
            <w:vAlign w:val="center"/>
          </w:tcPr>
          <w:p w:rsidR="00000000" w:rsidDel="00000000" w:rsidP="00000000" w:rsidRDefault="00000000" w:rsidRPr="00000000" w14:paraId="00000342">
            <w:pPr>
              <w:keepNext w:val="1"/>
              <w:spacing w:after="40" w:before="40" w:line="252.00000000000003" w:lineRule="auto"/>
              <w:jc w:val="center"/>
              <w:rPr/>
            </w:pPr>
            <w:r>
              <w:rPr>
                <w:b w:val="1"/>
                <w:bCs w:val="1"/>
                <w:rtl w:val="0"/>
              </w:rPr>
              <w:t xml:space="preserve">Luồng sự kiện chính</w:t>
            </w:r>
            <w:r>
              <w:rPr>
                <w:rtl w:val="0"/>
              </w:rPr>
            </w:r>
          </w:p>
        </w:tc>
        <w:tc>
          <w:tcPr>
            <w:vAlign w:val="center"/>
          </w:tcPr>
          <w:p w:rsidR="00000000" w:rsidDel="00000000" w:rsidP="00000000" w:rsidRDefault="00000000" w:rsidRPr="00000000" w14:paraId="00000343">
            <w:pPr>
              <w:keepNext w:val="1"/>
              <w:spacing w:after="40" w:before="40" w:line="252.00000000000003" w:lineRule="auto"/>
              <w:jc w:val="both"/>
              <w:rPr/>
            </w:pPr>
            <w:r>
              <w:rPr>
                <w:rtl w:val="0"/>
              </w:rPr>
              <w:t xml:space="preserve">1. Quản lý mở mục thực đơn và giá bán của chi nhánh. </w:t>
            </w:r>
          </w:p>
          <w:p w:rsidR="00000000" w:rsidDel="00000000" w:rsidP="00000000" w:rsidRDefault="00000000" w:rsidRPr="00000000" w14:paraId="00000344">
            <w:pPr>
              <w:keepNext w:val="1"/>
              <w:spacing w:after="40" w:before="40" w:line="252.00000000000003" w:lineRule="auto"/>
              <w:jc w:val="both"/>
              <w:rPr/>
            </w:pPr>
            <w:r>
              <w:rPr>
                <w:rtl w:val="0"/>
              </w:rPr>
              <w:t xml:space="preserve">2. Hệ thống hiển thị danh sách món kèm giá đang áp dụng, số lượng tồn và tình trạng còn hoặc hết món. </w:t>
            </w:r>
          </w:p>
          <w:p w:rsidR="00000000" w:rsidDel="00000000" w:rsidP="00000000" w:rsidRDefault="00000000" w:rsidRPr="00000000" w14:paraId="00000345">
            <w:pPr>
              <w:keepNext w:val="1"/>
              <w:spacing w:after="40" w:before="40" w:line="252.00000000000003" w:lineRule="auto"/>
              <w:jc w:val="both"/>
              <w:rPr/>
            </w:pPr>
            <w:r>
              <w:rPr>
                <w:rtl w:val="0"/>
              </w:rPr>
              <w:t xml:space="preserve">3. Quản lý chọn món cần điều chỉnh. </w:t>
            </w:r>
          </w:p>
          <w:p w:rsidR="00000000" w:rsidDel="00000000" w:rsidP="00000000" w:rsidRDefault="00000000" w:rsidRPr="00000000" w14:paraId="00000346">
            <w:pPr>
              <w:keepNext w:val="1"/>
              <w:spacing w:after="40" w:before="40" w:line="252.00000000000003" w:lineRule="auto"/>
              <w:jc w:val="both"/>
              <w:rPr/>
            </w:pPr>
            <w:r>
              <w:rPr>
                <w:rtl w:val="0"/>
              </w:rPr>
              <w:t xml:space="preserve">4. Quản lý thay đổi giá bán riêng cho chi nhánh, cập nhật số lượng tồn hoặc đánh dấu hết món. </w:t>
            </w:r>
          </w:p>
          <w:p w:rsidR="00000000" w:rsidDel="00000000" w:rsidP="00000000" w:rsidRDefault="00000000" w:rsidRPr="00000000" w14:paraId="00000347">
            <w:pPr>
              <w:keepNext w:val="1"/>
              <w:spacing w:after="40" w:before="40" w:line="252.00000000000003" w:lineRule="auto"/>
              <w:jc w:val="both"/>
              <w:rPr/>
            </w:pPr>
            <w:r>
              <w:rPr>
                <w:rtl w:val="0"/>
              </w:rPr>
              <w:t xml:space="preserve">5. Quản lý lưu thay đổi. </w:t>
            </w:r>
          </w:p>
          <w:p w:rsidR="00000000" w:rsidDel="00000000" w:rsidP="00000000" w:rsidRDefault="00000000" w:rsidRPr="00000000" w14:paraId="00000348">
            <w:pPr>
              <w:keepNext w:val="1"/>
              <w:spacing w:after="40" w:before="40" w:line="252.00000000000003" w:lineRule="auto"/>
              <w:jc w:val="both"/>
              <w:rPr/>
            </w:pPr>
            <w:r>
              <w:rPr>
                <w:rtl w:val="0"/>
              </w:rPr>
              <w:t xml:space="preserve">6. Hệ thống kiểm tra dữ liệu, ghi nhận cập nhật và áp dụng ngay lên thực đơn hiển thị cho khách hàng.</w:t>
            </w:r>
          </w:p>
        </w:tc>
      </w:tr>
      <w:tr>
        <w:trPr>
          <w:cantSplit w:val="1"/>
          <w:tblHeader w:val="0"/>
        </w:trPr>
        <w:tc>
          <w:tcPr>
            <w:vAlign w:val="center"/>
          </w:tcPr>
          <w:p w:rsidR="00000000" w:rsidDel="00000000" w:rsidP="00000000" w:rsidRDefault="00000000" w:rsidRPr="00000000" w14:paraId="00000349">
            <w:pPr>
              <w:spacing w:after="40" w:before="40" w:line="252.00000000000003" w:lineRule="auto"/>
              <w:jc w:val="center"/>
              <w:rPr/>
            </w:pPr>
            <w:r>
              <w:rPr>
                <w:b w:val="1"/>
                <w:bCs w:val="1"/>
                <w:rtl w:val="0"/>
              </w:rPr>
              <w:t xml:space="preserve">Luồng ngoại lệ</w:t>
            </w:r>
            <w:r>
              <w:rPr>
                <w:rtl w:val="0"/>
              </w:rPr>
            </w:r>
          </w:p>
        </w:tc>
        <w:tc>
          <w:tcPr>
            <w:vAlign w:val="center"/>
          </w:tcPr>
          <w:p w:rsidR="00000000" w:rsidDel="00000000" w:rsidP="00000000" w:rsidRDefault="00000000" w:rsidRPr="00000000" w14:paraId="0000034A">
            <w:pPr>
              <w:spacing w:after="40" w:before="40" w:line="252.00000000000003" w:lineRule="auto"/>
              <w:jc w:val="both"/>
              <w:rPr/>
            </w:pPr>
            <w:r>
              <w:rPr>
                <w:rtl w:val="0"/>
              </w:rPr>
              <w:t xml:space="preserve">4a. Giá bán nhập vào không phải số dương: hệ thống báo lỗi và không lưu. </w:t>
            </w:r>
          </w:p>
          <w:p w:rsidR="00000000" w:rsidDel="00000000" w:rsidP="00000000" w:rsidRDefault="00000000" w:rsidRPr="00000000" w14:paraId="0000034B">
            <w:pPr>
              <w:spacing w:after="40" w:before="40" w:line="252.00000000000003" w:lineRule="auto"/>
              <w:jc w:val="both"/>
              <w:rPr/>
            </w:pPr>
            <w:r>
              <w:rPr>
                <w:rtl w:val="0"/>
              </w:rPr>
              <w:t xml:space="preserve">4b. Quản lý tắt một món đang nằm trong đơn chưa hoàn thành: hệ thống vẫn giữ món trên đơn cũ, chỉ ngừng hiển thị món với các đơn mới. </w:t>
            </w:r>
          </w:p>
          <w:p w:rsidR="00000000" w:rsidDel="00000000" w:rsidP="00000000" w:rsidRDefault="00000000" w:rsidRPr="00000000" w14:paraId="0000034C">
            <w:pPr>
              <w:spacing w:after="40" w:before="40" w:line="252.00000000000003" w:lineRule="auto"/>
              <w:jc w:val="both"/>
              <w:rPr/>
            </w:pPr>
            <w:r>
              <w:rPr>
                <w:rtl w:val="0"/>
              </w:rPr>
              <w:t xml:space="preserve">6a. Mất kết nối trong lúc lưu: hệ thống thông báo cập nhật không thành công và giữ nguyên giá trị trước đó.</w:t>
            </w:r>
          </w:p>
        </w:tc>
      </w:tr>
    </w:tbl>
    <w:p w:rsidR="00000000" w:rsidDel="00000000" w:rsidP="00000000" w:rsidRDefault="00000000" w:rsidRPr="00000000" w14:paraId="0000034D">
      <w:pPr>
        <w:keepNext w:val="1"/>
        <w:spacing w:before="120" w:lineRule="auto"/>
        <w:jc w:val="both"/>
        <w:rPr>
          <w:b w:val="1"/>
          <w:bCs w:val="1"/>
        </w:rPr>
      </w:pPr>
      <w:r>
        <w:rPr>
          <w:b w:val="1"/>
          <w:bCs w:val="1"/>
          <w:rtl w:val="0"/>
        </w:rPr>
        <w:t xml:space="preserve">- UC10 – Quản lý nhân sự và ca làm việc</w:t>
      </w:r>
    </w:p>
    <w:bookmarkStart w:colFirst="0" w:colLast="0" w:name="4untiw53bn4n" w:id="50"/>
    <w:bookmarkEnd w:id="50"/>
    <w:p w:rsidR="00000000" w:rsidDel="00000000" w:rsidP="00000000" w:rsidRDefault="00000000" w:rsidRPr="00000000" w14:paraId="0000034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16</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UC10 – Quản lý nhân sự và ca làm việc.</w:t>
      </w:r>
      <w:r>
        <w:rPr>
          <w:rtl w:val="0"/>
        </w:rPr>
      </w:r>
    </w:p>
    <w:tbl>
      <w:tblPr>
        <w:tblStyle w:val="Table17"/>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6803"/>
        <w:tblGridChange w:id="0">
          <w:tblGrid>
            <w:gridCol w:w="2268"/>
            <w:gridCol w:w="6803"/>
          </w:tblGrid>
        </w:tblGridChange>
      </w:tblGrid>
      <w:tr>
        <w:trPr>
          <w:cantSplit w:val="1"/>
          <w:tblHeader w:val="1"/>
        </w:trPr>
        <w:tc>
          <w:tcPr>
            <w:vAlign w:val="center"/>
          </w:tcPr>
          <w:p w:rsidR="00000000" w:rsidDel="00000000" w:rsidP="00000000" w:rsidRDefault="00000000" w:rsidRPr="00000000" w14:paraId="0000034F">
            <w:pPr>
              <w:keepNext w:val="1"/>
              <w:spacing w:after="40" w:before="40" w:line="252.00000000000003" w:lineRule="auto"/>
              <w:jc w:val="center"/>
              <w:rPr>
                <w:b w:val="1"/>
                <w:bCs w:val="1"/>
              </w:rPr>
            </w:pPr>
            <w:r>
              <w:rPr>
                <w:b w:val="1"/>
                <w:bCs w:val="1"/>
                <w:rtl w:val="0"/>
              </w:rPr>
              <w:t xml:space="preserve">Mô tả</w:t>
            </w:r>
          </w:p>
        </w:tc>
        <w:tc>
          <w:tcPr>
            <w:vAlign w:val="center"/>
          </w:tcPr>
          <w:p w:rsidR="00000000" w:rsidDel="00000000" w:rsidP="00000000" w:rsidRDefault="00000000" w:rsidRPr="00000000" w14:paraId="00000350">
            <w:pPr>
              <w:keepNext w:val="1"/>
              <w:spacing w:after="40" w:before="40" w:line="252.00000000000003" w:lineRule="auto"/>
              <w:jc w:val="center"/>
              <w:rPr>
                <w:b w:val="1"/>
                <w:bCs w:val="1"/>
              </w:rPr>
            </w:pPr>
            <w:r>
              <w:rPr>
                <w:b w:val="1"/>
                <w:bCs w:val="1"/>
                <w:rtl w:val="0"/>
              </w:rPr>
              <w:t xml:space="preserve">Ý nghĩa</w:t>
            </w:r>
          </w:p>
        </w:tc>
      </w:tr>
      <w:tr>
        <w:trPr>
          <w:cantSplit w:val="1"/>
          <w:tblHeader w:val="0"/>
        </w:trPr>
        <w:tc>
          <w:tcPr>
            <w:vAlign w:val="center"/>
          </w:tcPr>
          <w:p w:rsidR="00000000" w:rsidDel="00000000" w:rsidP="00000000" w:rsidRDefault="00000000" w:rsidRPr="00000000" w14:paraId="00000351">
            <w:pPr>
              <w:keepNext w:val="1"/>
              <w:spacing w:after="40" w:before="40" w:line="252.00000000000003" w:lineRule="auto"/>
              <w:jc w:val="center"/>
              <w:rPr/>
            </w:pPr>
            <w:r>
              <w:rPr>
                <w:b w:val="1"/>
                <w:bCs w:val="1"/>
                <w:rtl w:val="0"/>
              </w:rPr>
              <w:t xml:space="preserve">Tên Use Case</w:t>
            </w:r>
            <w:r>
              <w:rPr>
                <w:rtl w:val="0"/>
              </w:rPr>
            </w:r>
          </w:p>
        </w:tc>
        <w:tc>
          <w:tcPr>
            <w:vAlign w:val="center"/>
          </w:tcPr>
          <w:p w:rsidR="00000000" w:rsidDel="00000000" w:rsidP="00000000" w:rsidRDefault="00000000" w:rsidRPr="00000000" w14:paraId="00000352">
            <w:pPr>
              <w:keepNext w:val="1"/>
              <w:spacing w:after="40" w:before="40" w:line="252.00000000000003" w:lineRule="auto"/>
              <w:jc w:val="center"/>
              <w:rPr/>
            </w:pPr>
            <w:r>
              <w:rPr>
                <w:rtl w:val="0"/>
              </w:rPr>
              <w:t xml:space="preserve">Quản lý nhân sự và ca làm việc</w:t>
            </w:r>
          </w:p>
        </w:tc>
      </w:tr>
      <w:tr>
        <w:trPr>
          <w:cantSplit w:val="1"/>
          <w:tblHeader w:val="0"/>
        </w:trPr>
        <w:tc>
          <w:tcPr>
            <w:vAlign w:val="center"/>
          </w:tcPr>
          <w:p w:rsidR="00000000" w:rsidDel="00000000" w:rsidP="00000000" w:rsidRDefault="00000000" w:rsidRPr="00000000" w14:paraId="00000353">
            <w:pPr>
              <w:keepNext w:val="1"/>
              <w:spacing w:after="40" w:before="40" w:line="252.00000000000003" w:lineRule="auto"/>
              <w:jc w:val="center"/>
              <w:rPr/>
            </w:pPr>
            <w:r>
              <w:rPr>
                <w:b w:val="1"/>
                <w:bCs w:val="1"/>
                <w:rtl w:val="0"/>
              </w:rPr>
              <w:t xml:space="preserve">Tác nhân chính</w:t>
            </w:r>
            <w:r>
              <w:rPr>
                <w:rtl w:val="0"/>
              </w:rPr>
            </w:r>
          </w:p>
        </w:tc>
        <w:tc>
          <w:tcPr>
            <w:vAlign w:val="center"/>
          </w:tcPr>
          <w:p w:rsidR="00000000" w:rsidDel="00000000" w:rsidP="00000000" w:rsidRDefault="00000000" w:rsidRPr="00000000" w14:paraId="00000354">
            <w:pPr>
              <w:keepNext w:val="1"/>
              <w:spacing w:after="40" w:before="40" w:line="252.00000000000003" w:lineRule="auto"/>
              <w:jc w:val="center"/>
              <w:rPr/>
            </w:pPr>
            <w:r>
              <w:rPr>
                <w:rtl w:val="0"/>
              </w:rPr>
              <w:t xml:space="preserve">Quản lý chi nhánh</w:t>
            </w:r>
          </w:p>
        </w:tc>
      </w:tr>
      <w:tr>
        <w:trPr>
          <w:cantSplit w:val="1"/>
          <w:tblHeader w:val="0"/>
        </w:trPr>
        <w:tc>
          <w:tcPr>
            <w:vAlign w:val="center"/>
          </w:tcPr>
          <w:p w:rsidR="00000000" w:rsidDel="00000000" w:rsidP="00000000" w:rsidRDefault="00000000" w:rsidRPr="00000000" w14:paraId="00000355">
            <w:pPr>
              <w:keepNext w:val="1"/>
              <w:spacing w:after="40" w:before="40" w:line="252.00000000000003" w:lineRule="auto"/>
              <w:jc w:val="center"/>
              <w:rPr/>
            </w:pPr>
            <w:r>
              <w:rPr>
                <w:b w:val="1"/>
                <w:bCs w:val="1"/>
                <w:rtl w:val="0"/>
              </w:rPr>
              <w:t xml:space="preserve">Tiền điều kiện</w:t>
            </w:r>
            <w:r>
              <w:rPr>
                <w:rtl w:val="0"/>
              </w:rPr>
            </w:r>
          </w:p>
        </w:tc>
        <w:tc>
          <w:tcPr>
            <w:vAlign w:val="center"/>
          </w:tcPr>
          <w:p w:rsidR="00000000" w:rsidDel="00000000" w:rsidP="00000000" w:rsidRDefault="00000000" w:rsidRPr="00000000" w14:paraId="00000356">
            <w:pPr>
              <w:keepNext w:val="1"/>
              <w:spacing w:after="40" w:before="40" w:line="252.00000000000003" w:lineRule="auto"/>
              <w:jc w:val="both"/>
              <w:rPr/>
            </w:pPr>
            <w:r>
              <w:rPr>
                <w:rtl w:val="0"/>
              </w:rPr>
              <w:t xml:space="preserve">Quản lý đã đăng nhập vào khu vực quản trị chi nhánh.</w:t>
            </w:r>
          </w:p>
        </w:tc>
      </w:tr>
      <w:tr>
        <w:trPr>
          <w:cantSplit w:val="1"/>
          <w:tblHeader w:val="0"/>
        </w:trPr>
        <w:tc>
          <w:tcPr>
            <w:vAlign w:val="center"/>
          </w:tcPr>
          <w:p w:rsidR="00000000" w:rsidDel="00000000" w:rsidP="00000000" w:rsidRDefault="00000000" w:rsidRPr="00000000" w14:paraId="00000357">
            <w:pPr>
              <w:keepNext w:val="1"/>
              <w:spacing w:after="40" w:before="40" w:line="252.00000000000003" w:lineRule="auto"/>
              <w:jc w:val="center"/>
              <w:rPr/>
            </w:pPr>
            <w:r>
              <w:rPr>
                <w:b w:val="1"/>
                <w:bCs w:val="1"/>
                <w:rtl w:val="0"/>
              </w:rPr>
              <w:t xml:space="preserve">Luồng sự kiện chính</w:t>
            </w:r>
            <w:r>
              <w:rPr>
                <w:rtl w:val="0"/>
              </w:rPr>
            </w:r>
          </w:p>
        </w:tc>
        <w:tc>
          <w:tcPr>
            <w:vAlign w:val="center"/>
          </w:tcPr>
          <w:p w:rsidR="00000000" w:rsidDel="00000000" w:rsidP="00000000" w:rsidRDefault="00000000" w:rsidRPr="00000000" w14:paraId="00000358">
            <w:pPr>
              <w:keepNext w:val="1"/>
              <w:spacing w:after="40" w:before="40" w:line="252.00000000000003" w:lineRule="auto"/>
              <w:jc w:val="both"/>
              <w:rPr/>
            </w:pPr>
            <w:r>
              <w:rPr>
                <w:rtl w:val="0"/>
              </w:rPr>
              <w:t xml:space="preserve">1. Quản lý mở mục nhân viên, hệ thống hiển thị danh sách nhân sự của chi nhánh kèm vai trò và trạng thái tài khoản. </w:t>
            </w:r>
          </w:p>
          <w:p w:rsidR="00000000" w:rsidDel="00000000" w:rsidP="00000000" w:rsidRDefault="00000000" w:rsidRPr="00000000" w14:paraId="00000359">
            <w:pPr>
              <w:keepNext w:val="1"/>
              <w:spacing w:after="40" w:before="40" w:line="252.00000000000003" w:lineRule="auto"/>
              <w:jc w:val="both"/>
              <w:rPr/>
            </w:pPr>
            <w:r>
              <w:rPr>
                <w:rtl w:val="0"/>
              </w:rPr>
              <w:t xml:space="preserve">2. Quản lý tạo tài khoản mới, nhập họ tên, số điện thoại, mật khẩu khởi tạo, đơn giá lương theo giờ và chọn vai trò nhân viên hoặc đầu bếp. </w:t>
            </w:r>
          </w:p>
          <w:p w:rsidR="00000000" w:rsidDel="00000000" w:rsidP="00000000" w:rsidRDefault="00000000" w:rsidRPr="00000000" w14:paraId="0000035A">
            <w:pPr>
              <w:keepNext w:val="1"/>
              <w:spacing w:after="40" w:before="40" w:line="252.00000000000003" w:lineRule="auto"/>
              <w:jc w:val="both"/>
              <w:rPr/>
            </w:pPr>
            <w:r>
              <w:rPr>
                <w:rtl w:val="0"/>
              </w:rPr>
              <w:t xml:space="preserve">3. Hệ thống kiểm tra dữ liệu, tạo tài khoản và gán vào chi nhánh của quản lý. </w:t>
            </w:r>
          </w:p>
          <w:p w:rsidR="00000000" w:rsidDel="00000000" w:rsidP="00000000" w:rsidRDefault="00000000" w:rsidRPr="00000000" w14:paraId="0000035B">
            <w:pPr>
              <w:keepNext w:val="1"/>
              <w:spacing w:after="40" w:before="40" w:line="252.00000000000003" w:lineRule="auto"/>
              <w:jc w:val="both"/>
              <w:rPr/>
            </w:pPr>
            <w:r>
              <w:rPr>
                <w:rtl w:val="0"/>
              </w:rPr>
              <w:t xml:space="preserve">4. Khi cần, quản lý khoá hoặc mở lại tài khoản, đặt lại mật khẩu hoặc điều chỉnh đơn giá lương. </w:t>
            </w:r>
          </w:p>
          <w:p w:rsidR="00000000" w:rsidDel="00000000" w:rsidP="00000000" w:rsidRDefault="00000000" w:rsidRPr="00000000" w14:paraId="0000035C">
            <w:pPr>
              <w:keepNext w:val="1"/>
              <w:spacing w:after="40" w:before="40" w:line="252.00000000000003" w:lineRule="auto"/>
              <w:jc w:val="both"/>
              <w:rPr/>
            </w:pPr>
            <w:r>
              <w:rPr>
                <w:rtl w:val="0"/>
              </w:rPr>
              <w:t xml:space="preserve">5. Quản lý mở mục ca làm, hệ thống hiển thị danh mục ca kèm giờ bắt đầu, giờ kết thúc và số lượt chấm công đã phát sinh. </w:t>
            </w:r>
          </w:p>
          <w:p w:rsidR="00000000" w:rsidDel="00000000" w:rsidP="00000000" w:rsidRDefault="00000000" w:rsidRPr="00000000" w14:paraId="0000035D">
            <w:pPr>
              <w:keepNext w:val="1"/>
              <w:spacing w:after="40" w:before="40" w:line="252.00000000000003" w:lineRule="auto"/>
              <w:jc w:val="both"/>
              <w:rPr/>
            </w:pPr>
            <w:r>
              <w:rPr>
                <w:rtl w:val="0"/>
              </w:rPr>
              <w:t xml:space="preserve">6. Quản lý sửa giờ của ca đang dùng hoặc thêm ca mới rồi lưu lại.</w:t>
            </w:r>
          </w:p>
        </w:tc>
      </w:tr>
      <w:tr>
        <w:trPr>
          <w:cantSplit w:val="1"/>
          <w:tblHeader w:val="0"/>
        </w:trPr>
        <w:tc>
          <w:tcPr>
            <w:vAlign w:val="center"/>
          </w:tcPr>
          <w:p w:rsidR="00000000" w:rsidDel="00000000" w:rsidP="00000000" w:rsidRDefault="00000000" w:rsidRPr="00000000" w14:paraId="0000035E">
            <w:pPr>
              <w:spacing w:after="40" w:before="40" w:line="252.00000000000003" w:lineRule="auto"/>
              <w:jc w:val="center"/>
              <w:rPr/>
            </w:pPr>
            <w:r>
              <w:rPr>
                <w:b w:val="1"/>
                <w:bCs w:val="1"/>
                <w:rtl w:val="0"/>
              </w:rPr>
              <w:t xml:space="preserve">Luồng ngoại lệ</w:t>
            </w:r>
            <w:r>
              <w:rPr>
                <w:rtl w:val="0"/>
              </w:rPr>
            </w:r>
          </w:p>
        </w:tc>
        <w:tc>
          <w:tcPr>
            <w:vAlign w:val="center"/>
          </w:tcPr>
          <w:p w:rsidR="00000000" w:rsidDel="00000000" w:rsidP="00000000" w:rsidRDefault="00000000" w:rsidRPr="00000000" w14:paraId="0000035F">
            <w:pPr>
              <w:spacing w:after="40" w:before="40" w:line="252.00000000000003" w:lineRule="auto"/>
              <w:jc w:val="both"/>
              <w:rPr/>
            </w:pPr>
            <w:r>
              <w:rPr>
                <w:rtl w:val="0"/>
              </w:rPr>
              <w:t xml:space="preserve">2a. Số điện thoại đã gắn với tài khoản khác: hệ thống từ chối tạo và thông báo trùng. </w:t>
            </w:r>
          </w:p>
          <w:p w:rsidR="00000000" w:rsidDel="00000000" w:rsidP="00000000" w:rsidRDefault="00000000" w:rsidRPr="00000000" w14:paraId="00000360">
            <w:pPr>
              <w:spacing w:after="40" w:before="40" w:line="252.00000000000003" w:lineRule="auto"/>
              <w:jc w:val="both"/>
              <w:rPr/>
            </w:pPr>
            <w:r>
              <w:rPr>
                <w:rtl w:val="0"/>
              </w:rPr>
              <w:t xml:space="preserve">2b. Quản lý cố cấp vai trò quản lý hoặc quản trị viên: hệ thống không cho phép, danh sách vai trò chỉ gồm nhân viên và đầu bếp. 6a. Giờ kết thúc ca không sau giờ bắt đầu: hệ thống báo lỗi và không lưu. </w:t>
            </w:r>
          </w:p>
          <w:p w:rsidR="00000000" w:rsidDel="00000000" w:rsidP="00000000" w:rsidRDefault="00000000" w:rsidRPr="00000000" w14:paraId="00000361">
            <w:pPr>
              <w:spacing w:after="40" w:before="40" w:line="252.00000000000003" w:lineRule="auto"/>
              <w:jc w:val="both"/>
              <w:rPr/>
            </w:pPr>
            <w:r>
              <w:rPr>
                <w:rtl w:val="0"/>
              </w:rPr>
              <w:t xml:space="preserve">6b. Quản lý sửa giờ của ca đã có lượt chấm công: hệ thống chỉ áp dụng giờ mới cho các lượt chấm công phát sinh sau đó.</w:t>
            </w:r>
          </w:p>
        </w:tc>
      </w:tr>
    </w:tbl>
    <w:p w:rsidR="00000000" w:rsidDel="00000000" w:rsidP="00000000" w:rsidRDefault="00000000" w:rsidRPr="00000000" w14:paraId="00000362">
      <w:pPr>
        <w:keepNext w:val="1"/>
        <w:spacing w:before="120" w:lineRule="auto"/>
        <w:jc w:val="both"/>
        <w:rPr>
          <w:b w:val="1"/>
          <w:bCs w:val="1"/>
        </w:rPr>
      </w:pPr>
      <w:r>
        <w:rPr>
          <w:b w:val="1"/>
          <w:bCs w:val="1"/>
          <w:rtl w:val="0"/>
        </w:rPr>
        <w:t xml:space="preserve">- UC11 – Chấm công bằng nhận diện khuôn mặt</w:t>
      </w:r>
    </w:p>
    <w:bookmarkStart w:colFirst="0" w:colLast="0" w:name="qc47wvqbbvo9" w:id="51"/>
    <w:bookmarkEnd w:id="51"/>
    <w:p w:rsidR="00000000" w:rsidDel="00000000" w:rsidP="00000000" w:rsidRDefault="00000000" w:rsidRPr="00000000" w14:paraId="0000036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17</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UC11 – Chấm công bằng nhận diện khuôn mặt.</w:t>
      </w:r>
      <w:r>
        <w:rPr>
          <w:rtl w:val="0"/>
        </w:rPr>
      </w:r>
    </w:p>
    <w:tbl>
      <w:tblPr>
        <w:tblStyle w:val="Table18"/>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6803"/>
        <w:tblGridChange w:id="0">
          <w:tblGrid>
            <w:gridCol w:w="2268"/>
            <w:gridCol w:w="6803"/>
          </w:tblGrid>
        </w:tblGridChange>
      </w:tblGrid>
      <w:tr>
        <w:trPr>
          <w:cantSplit w:val="1"/>
          <w:tblHeader w:val="1"/>
        </w:trPr>
        <w:tc>
          <w:tcPr>
            <w:vAlign w:val="center"/>
          </w:tcPr>
          <w:p w:rsidR="00000000" w:rsidDel="00000000" w:rsidP="00000000" w:rsidRDefault="00000000" w:rsidRPr="00000000" w14:paraId="00000364">
            <w:pPr>
              <w:keepNext w:val="1"/>
              <w:spacing w:after="40" w:before="40" w:line="252.00000000000003" w:lineRule="auto"/>
              <w:jc w:val="center"/>
              <w:rPr>
                <w:b w:val="1"/>
                <w:bCs w:val="1"/>
              </w:rPr>
            </w:pPr>
            <w:r>
              <w:rPr>
                <w:b w:val="1"/>
                <w:bCs w:val="1"/>
                <w:rtl w:val="0"/>
              </w:rPr>
              <w:t xml:space="preserve">Mô tả</w:t>
            </w:r>
          </w:p>
        </w:tc>
        <w:tc>
          <w:tcPr>
            <w:vAlign w:val="center"/>
          </w:tcPr>
          <w:p w:rsidR="00000000" w:rsidDel="00000000" w:rsidP="00000000" w:rsidRDefault="00000000" w:rsidRPr="00000000" w14:paraId="00000365">
            <w:pPr>
              <w:keepNext w:val="1"/>
              <w:spacing w:after="40" w:before="40" w:line="252.00000000000003" w:lineRule="auto"/>
              <w:jc w:val="center"/>
              <w:rPr>
                <w:b w:val="1"/>
                <w:bCs w:val="1"/>
              </w:rPr>
            </w:pPr>
            <w:r>
              <w:rPr>
                <w:b w:val="1"/>
                <w:bCs w:val="1"/>
                <w:rtl w:val="0"/>
              </w:rPr>
              <w:t xml:space="preserve">Ý nghĩa</w:t>
            </w:r>
          </w:p>
        </w:tc>
      </w:tr>
      <w:tr>
        <w:trPr>
          <w:cantSplit w:val="1"/>
          <w:tblHeader w:val="0"/>
        </w:trPr>
        <w:tc>
          <w:tcPr>
            <w:vAlign w:val="center"/>
          </w:tcPr>
          <w:p w:rsidR="00000000" w:rsidDel="00000000" w:rsidP="00000000" w:rsidRDefault="00000000" w:rsidRPr="00000000" w14:paraId="00000366">
            <w:pPr>
              <w:keepNext w:val="1"/>
              <w:spacing w:after="40" w:before="40" w:line="252.00000000000003" w:lineRule="auto"/>
              <w:jc w:val="center"/>
              <w:rPr/>
            </w:pPr>
            <w:r>
              <w:rPr>
                <w:b w:val="1"/>
                <w:bCs w:val="1"/>
                <w:rtl w:val="0"/>
              </w:rPr>
              <w:t xml:space="preserve">Tên Use Case</w:t>
            </w:r>
            <w:r>
              <w:rPr>
                <w:rtl w:val="0"/>
              </w:rPr>
            </w:r>
          </w:p>
        </w:tc>
        <w:tc>
          <w:tcPr>
            <w:vAlign w:val="center"/>
          </w:tcPr>
          <w:p w:rsidR="00000000" w:rsidDel="00000000" w:rsidP="00000000" w:rsidRDefault="00000000" w:rsidRPr="00000000" w14:paraId="00000367">
            <w:pPr>
              <w:keepNext w:val="1"/>
              <w:spacing w:after="40" w:before="40" w:line="252.00000000000003" w:lineRule="auto"/>
              <w:jc w:val="center"/>
              <w:rPr/>
            </w:pPr>
            <w:r>
              <w:rPr>
                <w:rtl w:val="0"/>
              </w:rPr>
              <w:t xml:space="preserve">Chấm công bằng nhận diện khuôn mặt</w:t>
            </w:r>
          </w:p>
        </w:tc>
      </w:tr>
      <w:tr>
        <w:trPr>
          <w:cantSplit w:val="1"/>
          <w:tblHeader w:val="0"/>
        </w:trPr>
        <w:tc>
          <w:tcPr>
            <w:vAlign w:val="center"/>
          </w:tcPr>
          <w:p w:rsidR="00000000" w:rsidDel="00000000" w:rsidP="00000000" w:rsidRDefault="00000000" w:rsidRPr="00000000" w14:paraId="00000368">
            <w:pPr>
              <w:keepNext w:val="1"/>
              <w:spacing w:after="40" w:before="40" w:line="252.00000000000003" w:lineRule="auto"/>
              <w:jc w:val="center"/>
              <w:rPr/>
            </w:pPr>
            <w:r>
              <w:rPr>
                <w:b w:val="1"/>
                <w:bCs w:val="1"/>
                <w:rtl w:val="0"/>
              </w:rPr>
              <w:t xml:space="preserve">Tác nhân chính</w:t>
            </w:r>
            <w:r>
              <w:rPr>
                <w:rtl w:val="0"/>
              </w:rPr>
            </w:r>
          </w:p>
        </w:tc>
        <w:tc>
          <w:tcPr>
            <w:vAlign w:val="center"/>
          </w:tcPr>
          <w:p w:rsidR="00000000" w:rsidDel="00000000" w:rsidP="00000000" w:rsidRDefault="00000000" w:rsidRPr="00000000" w14:paraId="00000369">
            <w:pPr>
              <w:keepNext w:val="1"/>
              <w:spacing w:after="40" w:before="40" w:line="252.00000000000003" w:lineRule="auto"/>
              <w:jc w:val="center"/>
              <w:rPr/>
            </w:pPr>
            <w:r>
              <w:rPr>
                <w:rtl w:val="0"/>
              </w:rPr>
              <w:t xml:space="preserve">Nhân viên, Đầu bếp</w:t>
            </w:r>
          </w:p>
        </w:tc>
      </w:tr>
      <w:tr>
        <w:trPr>
          <w:cantSplit w:val="1"/>
          <w:tblHeader w:val="0"/>
        </w:trPr>
        <w:tc>
          <w:tcPr>
            <w:vAlign w:val="center"/>
          </w:tcPr>
          <w:p w:rsidR="00000000" w:rsidDel="00000000" w:rsidP="00000000" w:rsidRDefault="00000000" w:rsidRPr="00000000" w14:paraId="0000036A">
            <w:pPr>
              <w:keepNext w:val="1"/>
              <w:spacing w:after="40" w:before="40" w:line="252.00000000000003" w:lineRule="auto"/>
              <w:jc w:val="center"/>
              <w:rPr/>
            </w:pPr>
            <w:r>
              <w:rPr>
                <w:b w:val="1"/>
                <w:bCs w:val="1"/>
                <w:rtl w:val="0"/>
              </w:rPr>
              <w:t xml:space="preserve">Tác nhân phụ</w:t>
            </w:r>
            <w:r>
              <w:rPr>
                <w:rtl w:val="0"/>
              </w:rPr>
            </w:r>
          </w:p>
        </w:tc>
        <w:tc>
          <w:tcPr>
            <w:vAlign w:val="center"/>
          </w:tcPr>
          <w:p w:rsidR="00000000" w:rsidDel="00000000" w:rsidP="00000000" w:rsidRDefault="00000000" w:rsidRPr="00000000" w14:paraId="0000036B">
            <w:pPr>
              <w:keepNext w:val="1"/>
              <w:spacing w:after="40" w:before="40" w:line="252.00000000000003" w:lineRule="auto"/>
              <w:jc w:val="center"/>
              <w:rPr/>
            </w:pPr>
            <w:r>
              <w:rPr>
                <w:rtl w:val="0"/>
              </w:rPr>
              <w:t xml:space="preserve">Quản lý chi nhánh</w:t>
            </w:r>
          </w:p>
        </w:tc>
      </w:tr>
      <w:tr>
        <w:trPr>
          <w:cantSplit w:val="1"/>
          <w:tblHeader w:val="0"/>
        </w:trPr>
        <w:tc>
          <w:tcPr>
            <w:vAlign w:val="center"/>
          </w:tcPr>
          <w:p w:rsidR="00000000" w:rsidDel="00000000" w:rsidP="00000000" w:rsidRDefault="00000000" w:rsidRPr="00000000" w14:paraId="0000036C">
            <w:pPr>
              <w:keepNext w:val="1"/>
              <w:spacing w:after="40" w:before="40" w:line="252.00000000000003" w:lineRule="auto"/>
              <w:jc w:val="center"/>
              <w:rPr/>
            </w:pPr>
            <w:r>
              <w:rPr>
                <w:b w:val="1"/>
                <w:bCs w:val="1"/>
                <w:rtl w:val="0"/>
              </w:rPr>
              <w:t xml:space="preserve">Tiền điều kiện</w:t>
            </w:r>
            <w:r>
              <w:rPr>
                <w:rtl w:val="0"/>
              </w:rPr>
            </w:r>
          </w:p>
        </w:tc>
        <w:tc>
          <w:tcPr>
            <w:vAlign w:val="center"/>
          </w:tcPr>
          <w:p w:rsidR="00000000" w:rsidDel="00000000" w:rsidP="00000000" w:rsidRDefault="00000000" w:rsidRPr="00000000" w14:paraId="0000036D">
            <w:pPr>
              <w:keepNext w:val="1"/>
              <w:spacing w:after="40" w:before="40" w:line="252.00000000000003" w:lineRule="auto"/>
              <w:jc w:val="both"/>
              <w:rPr/>
            </w:pPr>
            <w:r>
              <w:rPr>
                <w:rtl w:val="0"/>
              </w:rPr>
              <w:t xml:space="preserve">Quản lý đã đăng ký khuôn mặt cho nhân sự và đã ghép thiết bị tại quầy với chi nhánh; thiết bị có webcam và được cấp quyền truy cập camera.</w:t>
            </w:r>
          </w:p>
        </w:tc>
      </w:tr>
      <w:tr>
        <w:trPr>
          <w:cantSplit w:val="1"/>
          <w:tblHeader w:val="0"/>
        </w:trPr>
        <w:tc>
          <w:tcPr>
            <w:vAlign w:val="center"/>
          </w:tcPr>
          <w:p w:rsidR="00000000" w:rsidDel="00000000" w:rsidP="00000000" w:rsidRDefault="00000000" w:rsidRPr="00000000" w14:paraId="0000036E">
            <w:pPr>
              <w:keepNext w:val="1"/>
              <w:spacing w:after="40" w:before="40" w:line="252.00000000000003" w:lineRule="auto"/>
              <w:jc w:val="center"/>
              <w:rPr/>
            </w:pPr>
            <w:r>
              <w:rPr>
                <w:b w:val="1"/>
                <w:bCs w:val="1"/>
                <w:rtl w:val="0"/>
              </w:rPr>
              <w:t xml:space="preserve">Luồng sự kiện chính</w:t>
            </w:r>
            <w:r>
              <w:rPr>
                <w:rtl w:val="0"/>
              </w:rPr>
            </w:r>
          </w:p>
        </w:tc>
        <w:tc>
          <w:tcPr>
            <w:vAlign w:val="center"/>
          </w:tcPr>
          <w:p w:rsidR="00000000" w:rsidDel="00000000" w:rsidP="00000000" w:rsidRDefault="00000000" w:rsidRPr="00000000" w14:paraId="0000036F">
            <w:pPr>
              <w:keepNext w:val="1"/>
              <w:spacing w:after="40" w:before="40" w:line="252.00000000000003" w:lineRule="auto"/>
              <w:jc w:val="both"/>
              <w:rPr/>
            </w:pPr>
            <w:r>
              <w:rPr>
                <w:rtl w:val="0"/>
              </w:rPr>
              <w:t xml:space="preserve">1. Quản lý tạo liên kết ghép thiết bị, mở liên kết trên máy đặt tại quầy để thiết bị trở thành máy chấm công của chi nhánh. </w:t>
            </w:r>
          </w:p>
          <w:p w:rsidR="00000000" w:rsidDel="00000000" w:rsidP="00000000" w:rsidRDefault="00000000" w:rsidRPr="00000000" w14:paraId="00000370">
            <w:pPr>
              <w:keepNext w:val="1"/>
              <w:spacing w:after="40" w:before="40" w:line="252.00000000000003" w:lineRule="auto"/>
              <w:jc w:val="both"/>
              <w:rPr/>
            </w:pPr>
            <w:r>
              <w:rPr>
                <w:rtl w:val="0"/>
              </w:rPr>
              <w:t xml:space="preserve">2. Quản lý đăng ký khuôn mặt cho nhân sự: trang tự chụp 15 mẫu nhìn thẳng hoặc quản lý tải lên 3–15 ảnh; hệ thống kiểm tra các mẫu thuộc cùng một người rồi lưu đặc trưng. </w:t>
            </w:r>
          </w:p>
          <w:p w:rsidR="00000000" w:rsidDel="00000000" w:rsidP="00000000" w:rsidRDefault="00000000" w:rsidRPr="00000000" w14:paraId="00000371">
            <w:pPr>
              <w:keepNext w:val="1"/>
              <w:spacing w:after="40" w:before="40" w:line="252.00000000000003" w:lineRule="auto"/>
              <w:jc w:val="both"/>
              <w:rPr/>
            </w:pPr>
            <w:r>
              <w:rPr>
                <w:rtl w:val="0"/>
              </w:rPr>
              <w:t xml:space="preserve">3. Nhân sự đến thiết bị và bấm một trong các nút chấm vào, chấm ra hoặc ra ca sớm. </w:t>
            </w:r>
          </w:p>
          <w:p w:rsidR="00000000" w:rsidDel="00000000" w:rsidP="00000000" w:rsidRDefault="00000000" w:rsidRPr="00000000" w14:paraId="00000372">
            <w:pPr>
              <w:keepNext w:val="1"/>
              <w:spacing w:after="40" w:before="40" w:line="252.00000000000003" w:lineRule="auto"/>
              <w:jc w:val="both"/>
              <w:rPr/>
            </w:pPr>
            <w:r>
              <w:rPr>
                <w:rtl w:val="0"/>
              </w:rPr>
              <w:t xml:space="preserve">4. Thiết bị bật camera, nhân sự nhìn thẳng; trình duyệt trích xuất đặc trưng và so khớp với mẫu đã đăng ký của chi nhánh. </w:t>
            </w:r>
          </w:p>
          <w:p w:rsidR="00000000" w:rsidDel="00000000" w:rsidP="00000000" w:rsidRDefault="00000000" w:rsidRPr="00000000" w14:paraId="00000373">
            <w:pPr>
              <w:keepNext w:val="1"/>
              <w:spacing w:after="40" w:before="40" w:line="252.00000000000003" w:lineRule="auto"/>
              <w:jc w:val="both"/>
              <w:rPr/>
            </w:pPr>
            <w:r>
              <w:rPr>
                <w:rtl w:val="0"/>
              </w:rPr>
              <w:t xml:space="preserve">5. Hệ thống xác định ca làm, ghi nhận thời điểm, hình thức chấm, độ tương đồng và ảnh minh chứng. </w:t>
            </w:r>
          </w:p>
          <w:p w:rsidR="00000000" w:rsidDel="00000000" w:rsidP="00000000" w:rsidRDefault="00000000" w:rsidRPr="00000000" w14:paraId="00000374">
            <w:pPr>
              <w:keepNext w:val="1"/>
              <w:spacing w:after="40" w:before="40" w:line="252.00000000000003" w:lineRule="auto"/>
              <w:jc w:val="both"/>
              <w:rPr/>
            </w:pPr>
            <w:r>
              <w:rPr>
                <w:rtl w:val="0"/>
              </w:rPr>
              <w:t xml:space="preserve">6. Nếu chấm vào trễ hơn giờ ca quá năm phút hoặc chấm ra sớm hơn giờ kết thúc quá mười phút, hệ thống yêu cầu chọn lý do rồi mới hoàn tất. </w:t>
            </w:r>
          </w:p>
          <w:p w:rsidR="00000000" w:rsidDel="00000000" w:rsidP="00000000" w:rsidRDefault="00000000" w:rsidRPr="00000000" w14:paraId="00000375">
            <w:pPr>
              <w:keepNext w:val="1"/>
              <w:spacing w:after="40" w:before="40" w:line="252.00000000000003" w:lineRule="auto"/>
              <w:jc w:val="both"/>
              <w:rPr/>
            </w:pPr>
            <w:r>
              <w:rPr>
                <w:rtl w:val="0"/>
              </w:rPr>
              <w:t xml:space="preserve">7. Thiết bị thông báo kết quả kèm họ tên nhân sự và thời điểm vừa ghi nhận. </w:t>
            </w:r>
          </w:p>
          <w:p w:rsidR="00000000" w:rsidDel="00000000" w:rsidP="00000000" w:rsidRDefault="00000000" w:rsidRPr="00000000" w14:paraId="00000376">
            <w:pPr>
              <w:keepNext w:val="1"/>
              <w:spacing w:after="40" w:before="40" w:line="252.00000000000003" w:lineRule="auto"/>
              <w:jc w:val="both"/>
              <w:rPr/>
            </w:pPr>
            <w:r>
              <w:rPr>
                <w:rtl w:val="0"/>
              </w:rPr>
              <w:t xml:space="preserve">8. Quản lý tra cứu bảng chấm công theo ngày và kết xuất ra Excel khi cần.</w:t>
            </w:r>
          </w:p>
        </w:tc>
      </w:tr>
      <w:tr>
        <w:trPr>
          <w:cantSplit w:val="1"/>
          <w:tblHeader w:val="0"/>
        </w:trPr>
        <w:tc>
          <w:tcPr>
            <w:vAlign w:val="center"/>
          </w:tcPr>
          <w:p w:rsidR="00000000" w:rsidDel="00000000" w:rsidP="00000000" w:rsidRDefault="00000000" w:rsidRPr="00000000" w14:paraId="00000377">
            <w:pPr>
              <w:spacing w:after="40" w:before="40" w:line="252.00000000000003" w:lineRule="auto"/>
              <w:jc w:val="center"/>
              <w:rPr/>
            </w:pPr>
            <w:r>
              <w:rPr>
                <w:b w:val="1"/>
                <w:bCs w:val="1"/>
                <w:rtl w:val="0"/>
              </w:rPr>
              <w:t xml:space="preserve">Luồng ngoại lệ</w:t>
            </w:r>
            <w:r>
              <w:rPr>
                <w:rtl w:val="0"/>
              </w:rPr>
            </w:r>
          </w:p>
        </w:tc>
        <w:tc>
          <w:tcPr>
            <w:vAlign w:val="center"/>
          </w:tcPr>
          <w:p w:rsidR="00000000" w:rsidDel="00000000" w:rsidP="00000000" w:rsidRDefault="00000000" w:rsidRPr="00000000" w14:paraId="00000378">
            <w:pPr>
              <w:spacing w:after="40" w:before="40" w:line="252.00000000000003" w:lineRule="auto"/>
              <w:jc w:val="both"/>
              <w:rPr/>
            </w:pPr>
            <w:r>
              <w:rPr>
                <w:rtl w:val="0"/>
              </w:rPr>
              <w:t xml:space="preserve">4a. Không phát hiện được khuôn mặt hoặc khuôn mặt không nhìn thẳng: hệ thống yêu cầu thực hiện lại. </w:t>
            </w:r>
          </w:p>
          <w:p w:rsidR="00000000" w:rsidDel="00000000" w:rsidP="00000000" w:rsidRDefault="00000000" w:rsidRPr="00000000" w14:paraId="00000379">
            <w:pPr>
              <w:spacing w:after="40" w:before="40" w:line="252.00000000000003" w:lineRule="auto"/>
              <w:jc w:val="both"/>
              <w:rPr/>
            </w:pPr>
            <w:r>
              <w:rPr>
                <w:rtl w:val="0"/>
              </w:rPr>
              <w:t xml:space="preserve">4b. Không tìm được mẫu khuôn mặt trùng khớp: hệ thống từ chối chấm công và đề nghị liên hệ quản lý. </w:t>
            </w:r>
          </w:p>
          <w:p w:rsidR="00000000" w:rsidDel="00000000" w:rsidP="00000000" w:rsidRDefault="00000000" w:rsidRPr="00000000" w14:paraId="0000037A">
            <w:pPr>
              <w:spacing w:after="40" w:before="40" w:line="252.00000000000003" w:lineRule="auto"/>
              <w:jc w:val="both"/>
              <w:rPr/>
            </w:pPr>
            <w:r>
              <w:rPr>
                <w:rtl w:val="0"/>
              </w:rPr>
              <w:t xml:space="preserve">5a. Nhân sự chấm ra khi chưa có bản ghi chấm vào: hệ thống thông báo và không tạo bản ghi. </w:t>
            </w:r>
          </w:p>
          <w:p w:rsidR="00000000" w:rsidDel="00000000" w:rsidP="00000000" w:rsidRDefault="00000000" w:rsidRPr="00000000" w14:paraId="0000037B">
            <w:pPr>
              <w:spacing w:after="40" w:before="40" w:line="252.00000000000003" w:lineRule="auto"/>
              <w:jc w:val="both"/>
              <w:rPr/>
            </w:pPr>
            <w:r>
              <w:rPr>
                <w:rtl w:val="0"/>
              </w:rPr>
              <w:t xml:space="preserve">8a. Thiết bị hỏng hoặc nhân sự quên chấm: quản lý dùng chức năng chấm công thủ công, chọn nhân viên, ca làm, nhập giờ vào, giờ ra và ghi chú lý do. </w:t>
            </w:r>
          </w:p>
          <w:p w:rsidR="00000000" w:rsidDel="00000000" w:rsidP="00000000" w:rsidRDefault="00000000" w:rsidRPr="00000000" w14:paraId="0000037C">
            <w:pPr>
              <w:spacing w:after="40" w:before="40" w:line="252.00000000000003" w:lineRule="auto"/>
              <w:jc w:val="both"/>
              <w:rPr/>
            </w:pPr>
            <w:r>
              <w:rPr>
                <w:rtl w:val="0"/>
              </w:rPr>
              <w:t xml:space="preserve">8b. Thiết bị không còn sử dụng hoặc bị thất lạc: quản lý thu hồi thiết bị, mọi lượt chấm công từ thiết bị đó bị từ chối.</w:t>
            </w:r>
          </w:p>
        </w:tc>
      </w:tr>
    </w:tbl>
    <w:p w:rsidR="00000000" w:rsidDel="00000000" w:rsidP="00000000" w:rsidRDefault="00000000" w:rsidRPr="00000000" w14:paraId="0000037D">
      <w:pPr>
        <w:keepNext w:val="1"/>
        <w:spacing w:before="120" w:lineRule="auto"/>
        <w:jc w:val="both"/>
        <w:rPr>
          <w:b w:val="1"/>
          <w:bCs w:val="1"/>
        </w:rPr>
      </w:pPr>
      <w:r>
        <w:rPr>
          <w:b w:val="1"/>
          <w:bCs w:val="1"/>
          <w:rtl w:val="0"/>
        </w:rPr>
        <w:t xml:space="preserve">- UC12 – Quản lý bảng lương</w:t>
      </w:r>
    </w:p>
    <w:bookmarkStart w:colFirst="0" w:colLast="0" w:name="tgb2glyy8nks" w:id="52"/>
    <w:bookmarkEnd w:id="52"/>
    <w:p w:rsidR="00000000" w:rsidDel="00000000" w:rsidP="00000000" w:rsidRDefault="00000000" w:rsidRPr="00000000" w14:paraId="0000037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18</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UC12 – Quản lý bảng lương.</w:t>
      </w:r>
      <w:r>
        <w:rPr>
          <w:rtl w:val="0"/>
        </w:rPr>
      </w:r>
    </w:p>
    <w:tbl>
      <w:tblPr>
        <w:tblStyle w:val="Table19"/>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6803"/>
        <w:tblGridChange w:id="0">
          <w:tblGrid>
            <w:gridCol w:w="2268"/>
            <w:gridCol w:w="6803"/>
          </w:tblGrid>
        </w:tblGridChange>
      </w:tblGrid>
      <w:tr>
        <w:trPr>
          <w:cantSplit w:val="1"/>
          <w:tblHeader w:val="1"/>
        </w:trPr>
        <w:tc>
          <w:tcPr>
            <w:vAlign w:val="center"/>
          </w:tcPr>
          <w:p w:rsidR="00000000" w:rsidDel="00000000" w:rsidP="00000000" w:rsidRDefault="00000000" w:rsidRPr="00000000" w14:paraId="0000037F">
            <w:pPr>
              <w:keepNext w:val="1"/>
              <w:spacing w:after="40" w:before="40" w:line="252.00000000000003" w:lineRule="auto"/>
              <w:jc w:val="center"/>
              <w:rPr>
                <w:b w:val="1"/>
                <w:bCs w:val="1"/>
              </w:rPr>
            </w:pPr>
            <w:r>
              <w:rPr>
                <w:b w:val="1"/>
                <w:bCs w:val="1"/>
                <w:rtl w:val="0"/>
              </w:rPr>
              <w:t xml:space="preserve">Mô tả</w:t>
            </w:r>
          </w:p>
        </w:tc>
        <w:tc>
          <w:tcPr>
            <w:vAlign w:val="center"/>
          </w:tcPr>
          <w:p w:rsidR="00000000" w:rsidDel="00000000" w:rsidP="00000000" w:rsidRDefault="00000000" w:rsidRPr="00000000" w14:paraId="00000380">
            <w:pPr>
              <w:keepNext w:val="1"/>
              <w:spacing w:after="40" w:before="40" w:line="252.00000000000003" w:lineRule="auto"/>
              <w:jc w:val="center"/>
              <w:rPr>
                <w:b w:val="1"/>
                <w:bCs w:val="1"/>
              </w:rPr>
            </w:pPr>
            <w:r>
              <w:rPr>
                <w:b w:val="1"/>
                <w:bCs w:val="1"/>
                <w:rtl w:val="0"/>
              </w:rPr>
              <w:t xml:space="preserve">Ý nghĩa</w:t>
            </w:r>
          </w:p>
        </w:tc>
      </w:tr>
      <w:tr>
        <w:trPr>
          <w:cantSplit w:val="1"/>
          <w:tblHeader w:val="0"/>
        </w:trPr>
        <w:tc>
          <w:tcPr>
            <w:vAlign w:val="center"/>
          </w:tcPr>
          <w:p w:rsidR="00000000" w:rsidDel="00000000" w:rsidP="00000000" w:rsidRDefault="00000000" w:rsidRPr="00000000" w14:paraId="00000381">
            <w:pPr>
              <w:keepNext w:val="1"/>
              <w:spacing w:after="40" w:before="40" w:line="252.00000000000003" w:lineRule="auto"/>
              <w:jc w:val="center"/>
              <w:rPr/>
            </w:pPr>
            <w:r>
              <w:rPr>
                <w:b w:val="1"/>
                <w:bCs w:val="1"/>
                <w:rtl w:val="0"/>
              </w:rPr>
              <w:t xml:space="preserve">Tên Use Case</w:t>
            </w:r>
            <w:r>
              <w:rPr>
                <w:rtl w:val="0"/>
              </w:rPr>
            </w:r>
          </w:p>
        </w:tc>
        <w:tc>
          <w:tcPr>
            <w:vAlign w:val="center"/>
          </w:tcPr>
          <w:p w:rsidR="00000000" w:rsidDel="00000000" w:rsidP="00000000" w:rsidRDefault="00000000" w:rsidRPr="00000000" w14:paraId="00000382">
            <w:pPr>
              <w:keepNext w:val="1"/>
              <w:spacing w:after="40" w:before="40" w:line="252.00000000000003" w:lineRule="auto"/>
              <w:jc w:val="center"/>
              <w:rPr/>
            </w:pPr>
            <w:r>
              <w:rPr>
                <w:rtl w:val="0"/>
              </w:rPr>
              <w:t xml:space="preserve">Quản lý bảng lương</w:t>
            </w:r>
          </w:p>
        </w:tc>
      </w:tr>
      <w:tr>
        <w:trPr>
          <w:cantSplit w:val="1"/>
          <w:tblHeader w:val="0"/>
        </w:trPr>
        <w:tc>
          <w:tcPr>
            <w:vAlign w:val="center"/>
          </w:tcPr>
          <w:p w:rsidR="00000000" w:rsidDel="00000000" w:rsidP="00000000" w:rsidRDefault="00000000" w:rsidRPr="00000000" w14:paraId="00000383">
            <w:pPr>
              <w:keepNext w:val="1"/>
              <w:spacing w:after="40" w:before="40" w:line="252.00000000000003" w:lineRule="auto"/>
              <w:jc w:val="center"/>
              <w:rPr/>
            </w:pPr>
            <w:r>
              <w:rPr>
                <w:b w:val="1"/>
                <w:bCs w:val="1"/>
                <w:rtl w:val="0"/>
              </w:rPr>
              <w:t xml:space="preserve">Tác nhân chính</w:t>
            </w:r>
            <w:r>
              <w:rPr>
                <w:rtl w:val="0"/>
              </w:rPr>
            </w:r>
          </w:p>
        </w:tc>
        <w:tc>
          <w:tcPr>
            <w:vAlign w:val="center"/>
          </w:tcPr>
          <w:p w:rsidR="00000000" w:rsidDel="00000000" w:rsidP="00000000" w:rsidRDefault="00000000" w:rsidRPr="00000000" w14:paraId="00000384">
            <w:pPr>
              <w:keepNext w:val="1"/>
              <w:spacing w:after="40" w:before="40" w:line="252.00000000000003" w:lineRule="auto"/>
              <w:jc w:val="center"/>
              <w:rPr/>
            </w:pPr>
            <w:r>
              <w:rPr>
                <w:rtl w:val="0"/>
              </w:rPr>
              <w:t xml:space="preserve">Quản lý chi nhánh</w:t>
            </w:r>
          </w:p>
        </w:tc>
      </w:tr>
      <w:tr>
        <w:trPr>
          <w:cantSplit w:val="1"/>
          <w:tblHeader w:val="0"/>
        </w:trPr>
        <w:tc>
          <w:tcPr>
            <w:vAlign w:val="center"/>
          </w:tcPr>
          <w:p w:rsidR="00000000" w:rsidDel="00000000" w:rsidP="00000000" w:rsidRDefault="00000000" w:rsidRPr="00000000" w14:paraId="00000385">
            <w:pPr>
              <w:keepNext w:val="1"/>
              <w:spacing w:after="40" w:before="40" w:line="252.00000000000003" w:lineRule="auto"/>
              <w:jc w:val="center"/>
              <w:rPr/>
            </w:pPr>
            <w:r>
              <w:rPr>
                <w:b w:val="1"/>
                <w:bCs w:val="1"/>
                <w:rtl w:val="0"/>
              </w:rPr>
              <w:t xml:space="preserve">Tiền điều kiện</w:t>
            </w:r>
            <w:r>
              <w:rPr>
                <w:rtl w:val="0"/>
              </w:rPr>
            </w:r>
          </w:p>
        </w:tc>
        <w:tc>
          <w:tcPr>
            <w:vAlign w:val="center"/>
          </w:tcPr>
          <w:p w:rsidR="00000000" w:rsidDel="00000000" w:rsidP="00000000" w:rsidRDefault="00000000" w:rsidRPr="00000000" w14:paraId="00000386">
            <w:pPr>
              <w:keepNext w:val="1"/>
              <w:spacing w:after="40" w:before="40" w:line="252.00000000000003" w:lineRule="auto"/>
              <w:jc w:val="both"/>
              <w:rPr/>
            </w:pPr>
            <w:r>
              <w:rPr>
                <w:rtl w:val="0"/>
              </w:rPr>
              <w:t xml:space="preserve">Dữ liệu chấm công của kỳ lương đã được ghi nhận; nhân sự đã được thiết lập đơn giá lương theo giờ.</w:t>
            </w:r>
          </w:p>
        </w:tc>
      </w:tr>
      <w:tr>
        <w:trPr>
          <w:cantSplit w:val="1"/>
          <w:tblHeader w:val="0"/>
        </w:trPr>
        <w:tc>
          <w:tcPr>
            <w:vAlign w:val="center"/>
          </w:tcPr>
          <w:p w:rsidR="00000000" w:rsidDel="00000000" w:rsidP="00000000" w:rsidRDefault="00000000" w:rsidRPr="00000000" w14:paraId="00000387">
            <w:pPr>
              <w:keepNext w:val="1"/>
              <w:spacing w:after="40" w:before="40" w:line="252.00000000000003" w:lineRule="auto"/>
              <w:jc w:val="center"/>
              <w:rPr/>
            </w:pPr>
            <w:r>
              <w:rPr>
                <w:b w:val="1"/>
                <w:bCs w:val="1"/>
                <w:rtl w:val="0"/>
              </w:rPr>
              <w:t xml:space="preserve">Luồng sự kiện chính</w:t>
            </w:r>
            <w:r>
              <w:rPr>
                <w:rtl w:val="0"/>
              </w:rPr>
            </w:r>
          </w:p>
        </w:tc>
        <w:tc>
          <w:tcPr>
            <w:vAlign w:val="center"/>
          </w:tcPr>
          <w:p w:rsidR="00000000" w:rsidDel="00000000" w:rsidP="00000000" w:rsidRDefault="00000000" w:rsidRPr="00000000" w14:paraId="00000388">
            <w:pPr>
              <w:keepNext w:val="1"/>
              <w:spacing w:after="40" w:before="40" w:line="252.00000000000003" w:lineRule="auto"/>
              <w:jc w:val="both"/>
              <w:rPr/>
            </w:pPr>
            <w:r>
              <w:rPr>
                <w:rtl w:val="0"/>
              </w:rPr>
              <w:t xml:space="preserve">1. Quản lý mở mục bảng lương và chọn tháng cần xem. </w:t>
            </w:r>
          </w:p>
          <w:p w:rsidR="00000000" w:rsidDel="00000000" w:rsidP="00000000" w:rsidRDefault="00000000" w:rsidRPr="00000000" w14:paraId="00000389">
            <w:pPr>
              <w:keepNext w:val="1"/>
              <w:spacing w:after="40" w:before="40" w:line="252.00000000000003" w:lineRule="auto"/>
              <w:jc w:val="both"/>
              <w:rPr/>
            </w:pPr>
            <w:r>
              <w:rPr>
                <w:rtl w:val="0"/>
              </w:rPr>
              <w:t xml:space="preserve">2. Hệ thống cộng dồn số giờ làm thực tế của từng nhân sự từ dữ liệu chấm công, nhân với đơn giá theo giờ và tự áp dụng đơn giá thử việc cho những ngày trong thời gian thử việc. </w:t>
            </w:r>
          </w:p>
          <w:p w:rsidR="00000000" w:rsidDel="00000000" w:rsidP="00000000" w:rsidRDefault="00000000" w:rsidRPr="00000000" w14:paraId="0000038A">
            <w:pPr>
              <w:keepNext w:val="1"/>
              <w:spacing w:after="40" w:before="40" w:line="252.00000000000003" w:lineRule="auto"/>
              <w:jc w:val="both"/>
              <w:rPr/>
            </w:pPr>
            <w:r>
              <w:rPr>
                <w:rtl w:val="0"/>
              </w:rPr>
              <w:t xml:space="preserve">3. Hệ thống hiển thị bảng lương ở trạng thái nháp. </w:t>
            </w:r>
          </w:p>
          <w:p w:rsidR="00000000" w:rsidDel="00000000" w:rsidP="00000000" w:rsidRDefault="00000000" w:rsidRPr="00000000" w14:paraId="0000038B">
            <w:pPr>
              <w:keepNext w:val="1"/>
              <w:spacing w:after="40" w:before="40" w:line="252.00000000000003" w:lineRule="auto"/>
              <w:jc w:val="both"/>
              <w:rPr/>
            </w:pPr>
            <w:r>
              <w:rPr>
                <w:rtl w:val="0"/>
              </w:rPr>
              <w:t xml:space="preserve">4. Quản lý mở phần thưởng/phạt của từng nhân sự, thêm từng khoản với loại, số tiền và lý do; có thể sửa hoặc xoá khoản đã ghi. 5. Hệ thống cộng lại tổng thưởng, tổng phạt và thực nhận. </w:t>
            </w:r>
          </w:p>
          <w:p w:rsidR="00000000" w:rsidDel="00000000" w:rsidP="00000000" w:rsidRDefault="00000000" w:rsidRPr="00000000" w14:paraId="0000038C">
            <w:pPr>
              <w:keepNext w:val="1"/>
              <w:spacing w:after="40" w:before="40" w:line="252.00000000000003" w:lineRule="auto"/>
              <w:jc w:val="both"/>
              <w:rPr/>
            </w:pPr>
            <w:r>
              <w:rPr>
                <w:rtl w:val="0"/>
              </w:rPr>
              <w:t xml:space="preserve">6. Quản lý chốt bảng lương, sau khi chi trả thì đánh dấu đã trả. </w:t>
            </w:r>
          </w:p>
          <w:p w:rsidR="00000000" w:rsidDel="00000000" w:rsidP="00000000" w:rsidRDefault="00000000" w:rsidRPr="00000000" w14:paraId="0000038D">
            <w:pPr>
              <w:keepNext w:val="1"/>
              <w:spacing w:after="40" w:before="40" w:line="252.00000000000003" w:lineRule="auto"/>
              <w:jc w:val="both"/>
              <w:rPr/>
            </w:pPr>
            <w:r>
              <w:rPr>
                <w:rtl w:val="0"/>
              </w:rPr>
              <w:t xml:space="preserve">7. Quản lý kết xuất bảng lương theo tháng hoặc năm ra tập tin Excel.</w:t>
            </w:r>
          </w:p>
        </w:tc>
      </w:tr>
      <w:tr>
        <w:trPr>
          <w:cantSplit w:val="1"/>
          <w:tblHeader w:val="0"/>
        </w:trPr>
        <w:tc>
          <w:tcPr>
            <w:vAlign w:val="center"/>
          </w:tcPr>
          <w:p w:rsidR="00000000" w:rsidDel="00000000" w:rsidP="00000000" w:rsidRDefault="00000000" w:rsidRPr="00000000" w14:paraId="0000038E">
            <w:pPr>
              <w:spacing w:after="40" w:before="40" w:line="252.00000000000003" w:lineRule="auto"/>
              <w:jc w:val="center"/>
              <w:rPr/>
            </w:pPr>
            <w:r>
              <w:rPr>
                <w:b w:val="1"/>
                <w:bCs w:val="1"/>
                <w:rtl w:val="0"/>
              </w:rPr>
              <w:t xml:space="preserve">Luồng ngoại lệ</w:t>
            </w:r>
            <w:r>
              <w:rPr>
                <w:rtl w:val="0"/>
              </w:rPr>
            </w:r>
          </w:p>
        </w:tc>
        <w:tc>
          <w:tcPr>
            <w:vAlign w:val="center"/>
          </w:tcPr>
          <w:p w:rsidR="00000000" w:rsidDel="00000000" w:rsidP="00000000" w:rsidRDefault="00000000" w:rsidRPr="00000000" w14:paraId="0000038F">
            <w:pPr>
              <w:spacing w:after="40" w:before="40" w:line="252.00000000000003" w:lineRule="auto"/>
              <w:jc w:val="both"/>
              <w:rPr/>
            </w:pPr>
            <w:r>
              <w:rPr>
                <w:rtl w:val="0"/>
              </w:rPr>
              <w:t xml:space="preserve">2a. Nhân sự có bản ghi chấm vào nhưng thiếu chấm ra: lượt đó chưa được tính giờ, quản lý bổ sung thủ công rồi bấm tính lại. </w:t>
            </w:r>
          </w:p>
          <w:p w:rsidR="00000000" w:rsidDel="00000000" w:rsidP="00000000" w:rsidRDefault="00000000" w:rsidRPr="00000000" w14:paraId="00000390">
            <w:pPr>
              <w:spacing w:after="40" w:before="40" w:line="252.00000000000003" w:lineRule="auto"/>
              <w:jc w:val="both"/>
              <w:rPr/>
            </w:pPr>
            <w:r>
              <w:rPr>
                <w:rtl w:val="0"/>
              </w:rPr>
              <w:t xml:space="preserve">4a. Khoản thưởng, phạt thiếu lý do hoặc số tiền không hợp lệ: hệ thống báo lỗi và không lưu. </w:t>
            </w:r>
          </w:p>
          <w:p w:rsidR="00000000" w:rsidDel="00000000" w:rsidP="00000000" w:rsidRDefault="00000000" w:rsidRPr="00000000" w14:paraId="00000391">
            <w:pPr>
              <w:spacing w:after="40" w:before="40" w:line="252.00000000000003" w:lineRule="auto"/>
              <w:jc w:val="both"/>
              <w:rPr/>
            </w:pPr>
            <w:r>
              <w:rPr>
                <w:rtl w:val="0"/>
              </w:rPr>
              <w:t xml:space="preserve">4b. Tổng phạt làm thực nhận âm: hệ thống từ chối khoản vừa nhập. </w:t>
            </w:r>
          </w:p>
          <w:p w:rsidR="00000000" w:rsidDel="00000000" w:rsidP="00000000" w:rsidRDefault="00000000" w:rsidRPr="00000000" w14:paraId="00000392">
            <w:pPr>
              <w:spacing w:after="40" w:before="40" w:line="252.00000000000003" w:lineRule="auto"/>
              <w:jc w:val="both"/>
              <w:rPr/>
            </w:pPr>
            <w:r>
              <w:rPr>
                <w:rtl w:val="0"/>
              </w:rPr>
              <w:t xml:space="preserve">6a. Bảng lương đã chốt hoặc đã trả: hệ thống không cho sửa các khoản và không cho chuyển về trạng thái trước đó.</w:t>
            </w:r>
          </w:p>
        </w:tc>
      </w:tr>
    </w:tbl>
    <w:p w:rsidR="00000000" w:rsidDel="00000000" w:rsidP="00000000" w:rsidRDefault="00000000" w:rsidRPr="00000000" w14:paraId="00000393">
      <w:pPr>
        <w:keepNext w:val="1"/>
        <w:spacing w:before="120" w:lineRule="auto"/>
        <w:jc w:val="both"/>
        <w:rPr>
          <w:b w:val="1"/>
          <w:bCs w:val="1"/>
        </w:rPr>
      </w:pPr>
      <w:r>
        <w:rPr>
          <w:b w:val="1"/>
          <w:bCs w:val="1"/>
          <w:rtl w:val="0"/>
        </w:rPr>
        <w:t xml:space="preserve">- UC13 – Báo cáo doanh thu</w:t>
      </w:r>
    </w:p>
    <w:bookmarkStart w:colFirst="0" w:colLast="0" w:name="ze7pb31l2bs4" w:id="53"/>
    <w:bookmarkEnd w:id="53"/>
    <w:p w:rsidR="00000000" w:rsidDel="00000000" w:rsidP="00000000" w:rsidRDefault="00000000" w:rsidRPr="00000000" w14:paraId="00000394">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commentRangeStart w:id="1"/>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19</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UC13 – Báo cáo doanh thu.</w:t>
      </w:r>
      <w:r>
        <w:rPr>
          <w:rtl w:val="0"/>
        </w:rPr>
      </w:r>
      <w:commentRangeEnd w:id="1"/>
      <w:r>
        <w:commentReference w:id="1"/>
      </w:r>
    </w:p>
    <w:tbl>
      <w:tblPr>
        <w:tblStyle w:val="Table20"/>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6803"/>
        <w:tblGridChange w:id="0">
          <w:tblGrid>
            <w:gridCol w:w="2268"/>
            <w:gridCol w:w="6803"/>
          </w:tblGrid>
        </w:tblGridChange>
      </w:tblGrid>
      <w:tr>
        <w:trPr>
          <w:cantSplit w:val="1"/>
          <w:tblHeader w:val="1"/>
        </w:trPr>
        <w:tc>
          <w:tcPr>
            <w:vAlign w:val="center"/>
          </w:tcPr>
          <w:p w:rsidR="00000000" w:rsidDel="00000000" w:rsidP="00000000" w:rsidRDefault="00000000" w:rsidRPr="00000000" w14:paraId="00000395">
            <w:pPr>
              <w:keepNext w:val="1"/>
              <w:spacing w:after="40" w:before="40" w:line="252.00000000000003" w:lineRule="auto"/>
              <w:jc w:val="center"/>
              <w:rPr>
                <w:b w:val="1"/>
                <w:bCs w:val="1"/>
              </w:rPr>
            </w:pPr>
            <w:r>
              <w:rPr>
                <w:b w:val="1"/>
                <w:bCs w:val="1"/>
                <w:rtl w:val="0"/>
              </w:rPr>
              <w:t xml:space="preserve">Mô tả</w:t>
            </w:r>
          </w:p>
        </w:tc>
        <w:tc>
          <w:tcPr>
            <w:vAlign w:val="center"/>
          </w:tcPr>
          <w:p w:rsidR="00000000" w:rsidDel="00000000" w:rsidP="00000000" w:rsidRDefault="00000000" w:rsidRPr="00000000" w14:paraId="00000396">
            <w:pPr>
              <w:keepNext w:val="1"/>
              <w:spacing w:after="40" w:before="40" w:line="252.00000000000003" w:lineRule="auto"/>
              <w:jc w:val="center"/>
              <w:rPr>
                <w:b w:val="1"/>
                <w:bCs w:val="1"/>
              </w:rPr>
            </w:pPr>
            <w:r>
              <w:rPr>
                <w:b w:val="1"/>
                <w:bCs w:val="1"/>
                <w:rtl w:val="0"/>
              </w:rPr>
              <w:t xml:space="preserve">Ý nghĩa</w:t>
            </w:r>
          </w:p>
        </w:tc>
      </w:tr>
      <w:tr>
        <w:trPr>
          <w:cantSplit w:val="1"/>
          <w:tblHeader w:val="0"/>
        </w:trPr>
        <w:tc>
          <w:tcPr>
            <w:vAlign w:val="center"/>
          </w:tcPr>
          <w:p w:rsidR="00000000" w:rsidDel="00000000" w:rsidP="00000000" w:rsidRDefault="00000000" w:rsidRPr="00000000" w14:paraId="00000397">
            <w:pPr>
              <w:keepNext w:val="1"/>
              <w:spacing w:after="40" w:before="40" w:line="252.00000000000003" w:lineRule="auto"/>
              <w:jc w:val="center"/>
              <w:rPr>
                <w:b w:val="1"/>
                <w:bCs w:val="1"/>
              </w:rPr>
            </w:pPr>
            <w:r>
              <w:rPr>
                <w:b w:val="1"/>
                <w:bCs w:val="1"/>
                <w:rtl w:val="0"/>
              </w:rPr>
              <w:t xml:space="preserve">Tên Use Case</w:t>
            </w:r>
          </w:p>
        </w:tc>
        <w:tc>
          <w:tcPr>
            <w:vAlign w:val="center"/>
          </w:tcPr>
          <w:p w:rsidR="00000000" w:rsidDel="00000000" w:rsidP="00000000" w:rsidRDefault="00000000" w:rsidRPr="00000000" w14:paraId="00000398">
            <w:pPr>
              <w:keepNext w:val="1"/>
              <w:spacing w:after="40" w:before="40" w:line="252.00000000000003" w:lineRule="auto"/>
              <w:jc w:val="center"/>
              <w:rPr/>
            </w:pPr>
            <w:r>
              <w:rPr>
                <w:rtl w:val="0"/>
              </w:rPr>
              <w:t xml:space="preserve">Báo cáo doanh thu</w:t>
            </w:r>
          </w:p>
        </w:tc>
      </w:tr>
      <w:tr>
        <w:trPr>
          <w:cantSplit w:val="1"/>
          <w:tblHeader w:val="0"/>
        </w:trPr>
        <w:tc>
          <w:tcPr>
            <w:vAlign w:val="center"/>
          </w:tcPr>
          <w:p w:rsidR="00000000" w:rsidDel="00000000" w:rsidP="00000000" w:rsidRDefault="00000000" w:rsidRPr="00000000" w14:paraId="00000399">
            <w:pPr>
              <w:keepNext w:val="1"/>
              <w:spacing w:after="40" w:before="40" w:line="252.00000000000003" w:lineRule="auto"/>
              <w:jc w:val="center"/>
              <w:rPr>
                <w:b w:val="1"/>
                <w:bCs w:val="1"/>
              </w:rPr>
            </w:pPr>
            <w:r>
              <w:rPr>
                <w:b w:val="1"/>
                <w:bCs w:val="1"/>
                <w:rtl w:val="0"/>
              </w:rPr>
              <w:t xml:space="preserve">Tác nhân chính</w:t>
            </w:r>
          </w:p>
        </w:tc>
        <w:tc>
          <w:tcPr>
            <w:vAlign w:val="center"/>
          </w:tcPr>
          <w:p w:rsidR="00000000" w:rsidDel="00000000" w:rsidP="00000000" w:rsidRDefault="00000000" w:rsidRPr="00000000" w14:paraId="0000039A">
            <w:pPr>
              <w:keepNext w:val="1"/>
              <w:spacing w:after="40" w:before="40" w:line="252.00000000000003" w:lineRule="auto"/>
              <w:jc w:val="center"/>
              <w:rPr/>
            </w:pPr>
            <w:r>
              <w:rPr>
                <w:rtl w:val="0"/>
              </w:rPr>
              <w:t xml:space="preserve">Quản lý chi nhánh</w:t>
            </w:r>
          </w:p>
        </w:tc>
      </w:tr>
      <w:tr>
        <w:trPr>
          <w:cantSplit w:val="1"/>
          <w:tblHeader w:val="0"/>
        </w:trPr>
        <w:tc>
          <w:tcPr>
            <w:vAlign w:val="center"/>
          </w:tcPr>
          <w:p w:rsidR="00000000" w:rsidDel="00000000" w:rsidP="00000000" w:rsidRDefault="00000000" w:rsidRPr="00000000" w14:paraId="0000039B">
            <w:pPr>
              <w:keepNext w:val="1"/>
              <w:spacing w:after="40" w:before="40" w:line="252.00000000000003" w:lineRule="auto"/>
              <w:jc w:val="center"/>
              <w:rPr>
                <w:b w:val="1"/>
                <w:bCs w:val="1"/>
              </w:rPr>
            </w:pPr>
            <w:r>
              <w:rPr>
                <w:b w:val="1"/>
                <w:bCs w:val="1"/>
                <w:rtl w:val="0"/>
              </w:rPr>
              <w:t xml:space="preserve">Tiền điều kiện</w:t>
            </w:r>
          </w:p>
        </w:tc>
        <w:tc>
          <w:tcPr>
            <w:vAlign w:val="center"/>
          </w:tcPr>
          <w:p w:rsidR="00000000" w:rsidDel="00000000" w:rsidP="00000000" w:rsidRDefault="00000000" w:rsidRPr="00000000" w14:paraId="0000039C">
            <w:pPr>
              <w:keepNext w:val="1"/>
              <w:spacing w:after="40" w:before="40" w:line="252.00000000000003" w:lineRule="auto"/>
              <w:jc w:val="both"/>
              <w:rPr/>
            </w:pPr>
            <w:r>
              <w:rPr>
                <w:rtl w:val="0"/>
              </w:rPr>
              <w:t xml:space="preserve">Quản lý đã đăng nhập thành công, có quyền truy cập chức năng báo cáo và được phân công quản lý chi nhánh.</w:t>
            </w:r>
          </w:p>
        </w:tc>
      </w:tr>
      <w:tr>
        <w:trPr>
          <w:cantSplit w:val="1"/>
          <w:tblHeader w:val="0"/>
        </w:trPr>
        <w:tc>
          <w:tcPr>
            <w:vAlign w:val="center"/>
          </w:tcPr>
          <w:p w:rsidR="00000000" w:rsidDel="00000000" w:rsidP="00000000" w:rsidRDefault="00000000" w:rsidRPr="00000000" w14:paraId="0000039D">
            <w:pPr>
              <w:keepNext w:val="1"/>
              <w:spacing w:after="40" w:before="40" w:line="252.00000000000003" w:lineRule="auto"/>
              <w:jc w:val="center"/>
              <w:rPr>
                <w:b w:val="1"/>
                <w:bCs w:val="1"/>
              </w:rPr>
            </w:pPr>
            <w:r>
              <w:rPr>
                <w:b w:val="1"/>
                <w:bCs w:val="1"/>
                <w:rtl w:val="0"/>
              </w:rPr>
              <w:t xml:space="preserve">Luồng sự kiện chính</w:t>
            </w:r>
          </w:p>
        </w:tc>
        <w:tc>
          <w:tcPr>
            <w:vAlign w:val="center"/>
          </w:tcPr>
          <w:p w:rsidR="00000000" w:rsidDel="00000000" w:rsidP="00000000" w:rsidRDefault="00000000" w:rsidRPr="00000000" w14:paraId="0000039E">
            <w:pPr>
              <w:keepNext w:val="1"/>
              <w:spacing w:after="40" w:before="40" w:line="252.00000000000003" w:lineRule="auto"/>
              <w:jc w:val="both"/>
              <w:rPr/>
            </w:pPr>
            <w:r>
              <w:rPr>
                <w:rtl w:val="0"/>
              </w:rPr>
              <w:t xml:space="preserve">1. Quản lý truy cập chức năng </w:t>
            </w:r>
            <w:r>
              <w:rPr>
                <w:b w:val="1"/>
                <w:bCs w:val="1"/>
                <w:rtl w:val="0"/>
              </w:rPr>
              <w:t xml:space="preserve">Báo cáo doanh thu</w:t>
            </w:r>
            <w:r>
              <w:rPr>
                <w:rtl w:val="0"/>
              </w:rPr>
              <w:t xml:space="preserve">.</w:t>
              <w:br w:type="textWrapping"/>
              <w:t xml:space="preserve">2. Hệ thống hiển thị báo cáo của chi nhánh đang quản lý theo khoảng thời gian mặc định.</w:t>
              <w:br w:type="textWrapping"/>
              <w:t xml:space="preserve">3. Quản lý chọn khoảng thời gian cần thống kê và yêu cầu xem báo cáo.</w:t>
              <w:br w:type="textWrapping"/>
              <w:t xml:space="preserve">4. Hệ thống kiểm tra tính hợp lệ của khoảng thời gian, truy xuất và tổng hợp dữ liệu đơn hàng thuộc chi nhánh.</w:t>
              <w:br w:type="textWrapping"/>
              <w:t xml:space="preserve">5. Hệ thống hiển thị số lượng đơn hàng, doanh thu trong khoảng thời gian đã chọn, doanh thu theo phương thức thanh toán và thống kê các món bán chạy.</w:t>
              <w:br w:type="textWrapping"/>
              <w:t xml:space="preserve">6. Quản lý xem kết quả, thay đổi khoảng thời gian để tiếp tục tra cứu hoặc kết thúc chức năng.</w:t>
            </w:r>
          </w:p>
        </w:tc>
      </w:tr>
      <w:tr>
        <w:trPr>
          <w:cantSplit w:val="1"/>
          <w:tblHeader w:val="0"/>
        </w:trPr>
        <w:tc>
          <w:tcPr>
            <w:vAlign w:val="center"/>
          </w:tcPr>
          <w:p w:rsidR="00000000" w:rsidDel="00000000" w:rsidP="00000000" w:rsidRDefault="00000000" w:rsidRPr="00000000" w14:paraId="0000039F">
            <w:pPr>
              <w:spacing w:after="40" w:before="40" w:line="252.00000000000003" w:lineRule="auto"/>
              <w:jc w:val="center"/>
              <w:rPr>
                <w:b w:val="1"/>
                <w:bCs w:val="1"/>
              </w:rPr>
            </w:pPr>
            <w:r>
              <w:rPr>
                <w:b w:val="1"/>
                <w:bCs w:val="1"/>
                <w:rtl w:val="0"/>
              </w:rPr>
              <w:t xml:space="preserve">Luồng ngoại lệ</w:t>
            </w:r>
          </w:p>
        </w:tc>
        <w:tc>
          <w:tcPr>
            <w:vAlign w:val="center"/>
          </w:tcPr>
          <w:p w:rsidR="00000000" w:rsidDel="00000000" w:rsidP="00000000" w:rsidRDefault="00000000" w:rsidRPr="00000000" w14:paraId="000003A0">
            <w:pPr>
              <w:spacing w:after="40" w:before="40" w:line="252.00000000000003" w:lineRule="auto"/>
              <w:jc w:val="both"/>
              <w:rPr/>
            </w:pPr>
            <w:r>
              <w:rPr>
                <w:b w:val="0"/>
                <w:bCs w:val="0"/>
                <w:rtl w:val="0"/>
              </w:rPr>
              <w:t xml:space="preserve">1. Khoảng thời gian không hợp lệ:</w:t>
            </w:r>
            <w:r>
              <w:rPr>
                <w:rtl w:val="0"/>
              </w:rPr>
              <w:t xml:space="preserve"> Nếu ngày bắt đầu lớn hơn ngày kết thúc hoặc dữ liệu ngày không đúng định dạng, hệ thống thông báo và yêu cầu chọn lại.</w:t>
              <w:br w:type="textWrapping"/>
            </w:r>
            <w:r>
              <w:rPr>
                <w:b w:val="0"/>
                <w:bCs w:val="0"/>
                <w:rtl w:val="0"/>
              </w:rPr>
              <w:t xml:space="preserve">2. Không có dữ liệu:</w:t>
            </w:r>
            <w:r>
              <w:rPr>
                <w:rtl w:val="0"/>
              </w:rPr>
              <w:t xml:space="preserve"> Nếu không có đơn hàng phù hợp trong khoảng thời gian đã chọn, hệ thống hiển thị thông báo không có dữ liệu; số lượng đơn và doanh thu bằng 0.</w:t>
              <w:br w:type="textWrapping"/>
            </w:r>
            <w:r>
              <w:rPr>
                <w:b w:val="0"/>
                <w:bCs w:val="0"/>
                <w:rtl w:val="0"/>
              </w:rPr>
              <w:t xml:space="preserve">3. Không có quyền truy cập hoặc phiên đăng nhập hết hạn, </w:t>
            </w:r>
            <w:r>
              <w:rPr>
                <w:rtl w:val="0"/>
              </w:rPr>
              <w:t xml:space="preserve">Hệ thống từ chối truy cập hoặc yêu cầu đăng nhập lại.</w:t>
              <w:br w:type="textWrapping"/>
            </w:r>
            <w:r>
              <w:rPr>
                <w:b w:val="0"/>
                <w:bCs w:val="0"/>
                <w:rtl w:val="0"/>
              </w:rPr>
              <w:t xml:space="preserve">4. Lỗi truy xuất dữ liệu, </w:t>
            </w:r>
            <w:r>
              <w:rPr>
                <w:rtl w:val="0"/>
              </w:rPr>
              <w:t xml:space="preserve">Hệ thống thông báo không thể tải báo cáo và cho phép thử lại.</w:t>
            </w:r>
          </w:p>
        </w:tc>
      </w:tr>
    </w:tbl>
    <w:p w:rsidR="00000000" w:rsidDel="00000000" w:rsidP="00000000" w:rsidRDefault="00000000" w:rsidRPr="00000000" w14:paraId="000003A1">
      <w:pPr>
        <w:keepNext w:val="1"/>
        <w:spacing w:before="120" w:lineRule="auto"/>
        <w:jc w:val="both"/>
        <w:rPr>
          <w:b w:val="1"/>
          <w:bCs w:val="1"/>
        </w:rPr>
      </w:pPr>
      <w:r>
        <w:rPr>
          <w:b w:val="1"/>
          <w:bCs w:val="1"/>
          <w:rtl w:val="0"/>
        </w:rPr>
        <w:t xml:space="preserve">- UC14 – Theo dõi báo cáo và đánh giá chi nhánh</w:t>
      </w:r>
    </w:p>
    <w:bookmarkStart w:colFirst="0" w:colLast="0" w:name="p8iqtoq0nsq4" w:id="54"/>
    <w:bookmarkEnd w:id="54"/>
    <w:p w:rsidR="00000000" w:rsidDel="00000000" w:rsidP="00000000" w:rsidRDefault="00000000" w:rsidRPr="00000000" w14:paraId="000003A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UC14 – Theo dõi báo cáo và đánh giá chi nhánh.</w:t>
      </w:r>
      <w:r>
        <w:rPr>
          <w:rtl w:val="0"/>
        </w:rPr>
      </w:r>
    </w:p>
    <w:tbl>
      <w:tblPr>
        <w:tblStyle w:val="Table21"/>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6803"/>
        <w:tblGridChange w:id="0">
          <w:tblGrid>
            <w:gridCol w:w="2268"/>
            <w:gridCol w:w="6803"/>
          </w:tblGrid>
        </w:tblGridChange>
      </w:tblGrid>
      <w:tr>
        <w:trPr>
          <w:cantSplit w:val="1"/>
          <w:tblHeader w:val="1"/>
        </w:trPr>
        <w:tc>
          <w:tcPr>
            <w:vAlign w:val="center"/>
          </w:tcPr>
          <w:p w:rsidR="00000000" w:rsidDel="00000000" w:rsidP="00000000" w:rsidRDefault="00000000" w:rsidRPr="00000000" w14:paraId="000003A3">
            <w:pPr>
              <w:keepNext w:val="1"/>
              <w:spacing w:after="40" w:before="40" w:line="252.00000000000003" w:lineRule="auto"/>
              <w:jc w:val="center"/>
              <w:rPr>
                <w:b w:val="1"/>
                <w:bCs w:val="1"/>
              </w:rPr>
            </w:pPr>
            <w:r>
              <w:rPr>
                <w:b w:val="1"/>
                <w:bCs w:val="1"/>
                <w:rtl w:val="0"/>
              </w:rPr>
              <w:t xml:space="preserve">Mô tả</w:t>
            </w:r>
          </w:p>
        </w:tc>
        <w:tc>
          <w:tcPr>
            <w:vAlign w:val="center"/>
          </w:tcPr>
          <w:p w:rsidR="00000000" w:rsidDel="00000000" w:rsidP="00000000" w:rsidRDefault="00000000" w:rsidRPr="00000000" w14:paraId="000003A4">
            <w:pPr>
              <w:keepNext w:val="1"/>
              <w:spacing w:after="40" w:before="40" w:line="252.00000000000003" w:lineRule="auto"/>
              <w:jc w:val="center"/>
              <w:rPr>
                <w:b w:val="1"/>
                <w:bCs w:val="1"/>
              </w:rPr>
            </w:pPr>
            <w:r>
              <w:rPr>
                <w:b w:val="1"/>
                <w:bCs w:val="1"/>
                <w:rtl w:val="0"/>
              </w:rPr>
              <w:t xml:space="preserve">Ý nghĩa</w:t>
            </w:r>
          </w:p>
        </w:tc>
      </w:tr>
      <w:tr>
        <w:trPr>
          <w:cantSplit w:val="1"/>
          <w:tblHeader w:val="0"/>
        </w:trPr>
        <w:tc>
          <w:tcPr>
            <w:vAlign w:val="center"/>
          </w:tcPr>
          <w:p w:rsidR="00000000" w:rsidDel="00000000" w:rsidP="00000000" w:rsidRDefault="00000000" w:rsidRPr="00000000" w14:paraId="000003A5">
            <w:pPr>
              <w:keepNext w:val="1"/>
              <w:spacing w:after="40" w:before="40" w:line="252.00000000000003" w:lineRule="auto"/>
              <w:jc w:val="center"/>
              <w:rPr/>
            </w:pPr>
            <w:r>
              <w:rPr>
                <w:b w:val="1"/>
                <w:bCs w:val="1"/>
                <w:rtl w:val="0"/>
              </w:rPr>
              <w:t xml:space="preserve">Tên Use Case</w:t>
            </w:r>
            <w:r>
              <w:rPr>
                <w:rtl w:val="0"/>
              </w:rPr>
            </w:r>
          </w:p>
        </w:tc>
        <w:tc>
          <w:tcPr>
            <w:vAlign w:val="center"/>
          </w:tcPr>
          <w:p w:rsidR="00000000" w:rsidDel="00000000" w:rsidP="00000000" w:rsidRDefault="00000000" w:rsidRPr="00000000" w14:paraId="000003A6">
            <w:pPr>
              <w:keepNext w:val="1"/>
              <w:spacing w:after="40" w:before="40" w:line="252.00000000000003" w:lineRule="auto"/>
              <w:jc w:val="both"/>
              <w:rPr/>
            </w:pPr>
            <w:r>
              <w:rPr>
                <w:rtl w:val="0"/>
              </w:rPr>
              <w:t xml:space="preserve">Theo dõi báo cáo và đánh giá chi nhánh</w:t>
            </w:r>
          </w:p>
        </w:tc>
      </w:tr>
      <w:tr>
        <w:trPr>
          <w:cantSplit w:val="1"/>
          <w:tblHeader w:val="0"/>
        </w:trPr>
        <w:tc>
          <w:tcPr>
            <w:vAlign w:val="center"/>
          </w:tcPr>
          <w:p w:rsidR="00000000" w:rsidDel="00000000" w:rsidP="00000000" w:rsidRDefault="00000000" w:rsidRPr="00000000" w14:paraId="000003A7">
            <w:pPr>
              <w:keepNext w:val="1"/>
              <w:spacing w:after="40" w:before="40" w:line="252.00000000000003" w:lineRule="auto"/>
              <w:jc w:val="center"/>
              <w:rPr/>
            </w:pPr>
            <w:r>
              <w:rPr>
                <w:b w:val="1"/>
                <w:bCs w:val="1"/>
                <w:rtl w:val="0"/>
              </w:rPr>
              <w:t xml:space="preserve">Tác nhân chính</w:t>
            </w:r>
            <w:r>
              <w:rPr>
                <w:rtl w:val="0"/>
              </w:rPr>
            </w:r>
          </w:p>
        </w:tc>
        <w:tc>
          <w:tcPr>
            <w:vAlign w:val="center"/>
          </w:tcPr>
          <w:p w:rsidR="00000000" w:rsidDel="00000000" w:rsidP="00000000" w:rsidRDefault="00000000" w:rsidRPr="00000000" w14:paraId="000003A8">
            <w:pPr>
              <w:keepNext w:val="1"/>
              <w:spacing w:after="40" w:before="40" w:line="252.00000000000003" w:lineRule="auto"/>
              <w:jc w:val="center"/>
              <w:rPr/>
            </w:pPr>
            <w:r>
              <w:rPr>
                <w:rtl w:val="0"/>
              </w:rPr>
              <w:t xml:space="preserve">Quản lý chi nhánh</w:t>
            </w:r>
          </w:p>
        </w:tc>
      </w:tr>
      <w:tr>
        <w:trPr>
          <w:cantSplit w:val="1"/>
          <w:tblHeader w:val="0"/>
        </w:trPr>
        <w:tc>
          <w:tcPr>
            <w:vAlign w:val="center"/>
          </w:tcPr>
          <w:p w:rsidR="00000000" w:rsidDel="00000000" w:rsidP="00000000" w:rsidRDefault="00000000" w:rsidRPr="00000000" w14:paraId="000003A9">
            <w:pPr>
              <w:keepNext w:val="1"/>
              <w:spacing w:after="40" w:before="40" w:line="252.00000000000003" w:lineRule="auto"/>
              <w:jc w:val="center"/>
              <w:rPr/>
            </w:pPr>
            <w:r>
              <w:rPr>
                <w:b w:val="1"/>
                <w:bCs w:val="1"/>
                <w:rtl w:val="0"/>
              </w:rPr>
              <w:t xml:space="preserve">Tiền điều kiện</w:t>
            </w:r>
            <w:r>
              <w:rPr>
                <w:rtl w:val="0"/>
              </w:rPr>
            </w:r>
          </w:p>
        </w:tc>
        <w:tc>
          <w:tcPr>
            <w:vAlign w:val="center"/>
          </w:tcPr>
          <w:p w:rsidR="00000000" w:rsidDel="00000000" w:rsidP="00000000" w:rsidRDefault="00000000" w:rsidRPr="00000000" w14:paraId="000003AA">
            <w:pPr>
              <w:keepNext w:val="1"/>
              <w:spacing w:after="40" w:before="40" w:line="252.00000000000003" w:lineRule="auto"/>
              <w:jc w:val="both"/>
              <w:rPr/>
            </w:pPr>
            <w:r>
              <w:rPr>
                <w:rtl w:val="0"/>
              </w:rPr>
              <w:t xml:space="preserve">Quản lý đã đăng nhập; chi nhánh đã phát sinh đơn hàng hoặc đánh giá.</w:t>
            </w:r>
          </w:p>
        </w:tc>
      </w:tr>
      <w:tr>
        <w:trPr>
          <w:cantSplit w:val="1"/>
          <w:tblHeader w:val="0"/>
        </w:trPr>
        <w:tc>
          <w:tcPr>
            <w:vAlign w:val="center"/>
          </w:tcPr>
          <w:p w:rsidR="00000000" w:rsidDel="00000000" w:rsidP="00000000" w:rsidRDefault="00000000" w:rsidRPr="00000000" w14:paraId="000003AB">
            <w:pPr>
              <w:keepNext w:val="1"/>
              <w:spacing w:after="40" w:before="40" w:line="252.00000000000003" w:lineRule="auto"/>
              <w:jc w:val="center"/>
              <w:rPr/>
            </w:pPr>
            <w:r>
              <w:rPr>
                <w:b w:val="1"/>
                <w:bCs w:val="1"/>
                <w:rtl w:val="0"/>
              </w:rPr>
              <w:t xml:space="preserve">Luồng sự kiện chính</w:t>
            </w:r>
            <w:r>
              <w:rPr>
                <w:rtl w:val="0"/>
              </w:rPr>
            </w:r>
          </w:p>
        </w:tc>
        <w:tc>
          <w:tcPr>
            <w:vAlign w:val="center"/>
          </w:tcPr>
          <w:p w:rsidR="00000000" w:rsidDel="00000000" w:rsidP="00000000" w:rsidRDefault="00000000" w:rsidRPr="00000000" w14:paraId="000003AC">
            <w:pPr>
              <w:keepNext w:val="1"/>
              <w:spacing w:after="40" w:before="40" w:line="252.00000000000003" w:lineRule="auto"/>
              <w:jc w:val="both"/>
              <w:rPr/>
            </w:pPr>
            <w:r>
              <w:rPr>
                <w:rtl w:val="0"/>
              </w:rPr>
              <w:t xml:space="preserve">1. Quản lý mở mục báo cáo doanh thu và chọn khoảng thời gian cần xem. </w:t>
            </w:r>
          </w:p>
          <w:p w:rsidR="00000000" w:rsidDel="00000000" w:rsidP="00000000" w:rsidRDefault="00000000" w:rsidRPr="00000000" w14:paraId="000003AD">
            <w:pPr>
              <w:keepNext w:val="1"/>
              <w:spacing w:after="40" w:before="40" w:line="252.00000000000003" w:lineRule="auto"/>
              <w:jc w:val="both"/>
              <w:rPr/>
            </w:pPr>
            <w:r>
              <w:rPr>
                <w:rtl w:val="0"/>
              </w:rPr>
              <w:t xml:space="preserve">2. Hệ thống tổng hợp số đơn, doanh thu, cơ cấu theo phương thức thanh toán, tỉ lệ đơn theo trạng thái và danh sách món bán chạy. 3. Quản lý xem số liệu dưới dạng bảng và biểu đồ, kết xuất ra Excel khi cần. </w:t>
            </w:r>
          </w:p>
          <w:p w:rsidR="00000000" w:rsidDel="00000000" w:rsidP="00000000" w:rsidRDefault="00000000" w:rsidRPr="00000000" w14:paraId="000003AE">
            <w:pPr>
              <w:keepNext w:val="1"/>
              <w:spacing w:after="40" w:before="40" w:line="252.00000000000003" w:lineRule="auto"/>
              <w:jc w:val="both"/>
              <w:rPr/>
            </w:pPr>
            <w:r>
              <w:rPr>
                <w:rtl w:val="0"/>
              </w:rPr>
              <w:t xml:space="preserve">4. Quản lý mở mục đánh giá, hệ thống hiển thị danh sách đánh giá của chi nhánh kèm số sao và nhận xét. </w:t>
            </w:r>
          </w:p>
          <w:p w:rsidR="00000000" w:rsidDel="00000000" w:rsidP="00000000" w:rsidRDefault="00000000" w:rsidRPr="00000000" w14:paraId="000003AF">
            <w:pPr>
              <w:keepNext w:val="1"/>
              <w:spacing w:after="40" w:before="40" w:line="252.00000000000003" w:lineRule="auto"/>
              <w:jc w:val="both"/>
              <w:rPr/>
            </w:pPr>
            <w:r>
              <w:rPr>
                <w:rtl w:val="0"/>
              </w:rPr>
              <w:t xml:space="preserve">5. Quản lý chọn một đánh giá, nhập nội dung phản hồi và gửi. </w:t>
            </w:r>
          </w:p>
          <w:p w:rsidR="00000000" w:rsidDel="00000000" w:rsidP="00000000" w:rsidRDefault="00000000" w:rsidRPr="00000000" w14:paraId="000003B0">
            <w:pPr>
              <w:keepNext w:val="1"/>
              <w:spacing w:after="40" w:before="40" w:line="252.00000000000003" w:lineRule="auto"/>
              <w:jc w:val="both"/>
              <w:rPr/>
            </w:pPr>
            <w:r>
              <w:rPr>
                <w:rtl w:val="0"/>
              </w:rPr>
              <w:t xml:space="preserve">6. Hệ thống lưu phản hồi, hiển thị tới khách hàng đã gửi đánh giá.</w:t>
            </w:r>
          </w:p>
        </w:tc>
      </w:tr>
      <w:tr>
        <w:trPr>
          <w:cantSplit w:val="1"/>
          <w:tblHeader w:val="0"/>
        </w:trPr>
        <w:tc>
          <w:tcPr>
            <w:vAlign w:val="center"/>
          </w:tcPr>
          <w:p w:rsidR="00000000" w:rsidDel="00000000" w:rsidP="00000000" w:rsidRDefault="00000000" w:rsidRPr="00000000" w14:paraId="000003B1">
            <w:pPr>
              <w:spacing w:after="40" w:before="40" w:line="252.00000000000003" w:lineRule="auto"/>
              <w:jc w:val="center"/>
              <w:rPr/>
            </w:pPr>
            <w:r>
              <w:rPr>
                <w:b w:val="1"/>
                <w:bCs w:val="1"/>
                <w:rtl w:val="0"/>
              </w:rPr>
              <w:t xml:space="preserve">Luồng ngoại lệ</w:t>
            </w:r>
            <w:r>
              <w:rPr>
                <w:rtl w:val="0"/>
              </w:rPr>
            </w:r>
          </w:p>
        </w:tc>
        <w:tc>
          <w:tcPr>
            <w:vAlign w:val="center"/>
          </w:tcPr>
          <w:p w:rsidR="00000000" w:rsidDel="00000000" w:rsidP="00000000" w:rsidRDefault="00000000" w:rsidRPr="00000000" w14:paraId="000003B2">
            <w:pPr>
              <w:spacing w:after="40" w:before="40" w:line="252.00000000000003" w:lineRule="auto"/>
              <w:jc w:val="both"/>
              <w:rPr/>
            </w:pPr>
            <w:r>
              <w:rPr>
                <w:rtl w:val="0"/>
              </w:rPr>
              <w:t xml:space="preserve">2a. Khoảng thời gian được chọn chưa có dữ liệu: hệ thống hiển thị báo cáo với giá trị bằng không kèm thông báo chưa phát sinh số liệu. </w:t>
            </w:r>
          </w:p>
          <w:p w:rsidR="00000000" w:rsidDel="00000000" w:rsidP="00000000" w:rsidRDefault="00000000" w:rsidRPr="00000000" w14:paraId="000003B3">
            <w:pPr>
              <w:spacing w:after="40" w:before="40" w:line="252.00000000000003" w:lineRule="auto"/>
              <w:jc w:val="both"/>
              <w:rPr/>
            </w:pPr>
            <w:r>
              <w:rPr>
                <w:rtl w:val="0"/>
              </w:rPr>
              <w:t xml:space="preserve">2b. Ngày kết thúc nhỏ hơn ngày bắt đầu: hệ thống báo lỗi và yêu cầu chọn lại. </w:t>
            </w:r>
          </w:p>
          <w:p w:rsidR="00000000" w:rsidDel="00000000" w:rsidP="00000000" w:rsidRDefault="00000000" w:rsidRPr="00000000" w14:paraId="000003B4">
            <w:pPr>
              <w:spacing w:after="40" w:before="40" w:line="252.00000000000003" w:lineRule="auto"/>
              <w:jc w:val="both"/>
              <w:rPr/>
            </w:pPr>
            <w:r>
              <w:rPr>
                <w:rtl w:val="0"/>
              </w:rPr>
              <w:t xml:space="preserve">5a. Nội dung phản hồi để trống: hệ thống không cho phép gửi.</w:t>
            </w:r>
          </w:p>
        </w:tc>
      </w:tr>
    </w:tbl>
    <w:p w:rsidR="00000000" w:rsidDel="00000000" w:rsidP="00000000" w:rsidRDefault="00000000" w:rsidRPr="00000000" w14:paraId="000003B5">
      <w:pPr>
        <w:keepNext w:val="1"/>
        <w:spacing w:before="120" w:lineRule="auto"/>
        <w:jc w:val="both"/>
        <w:rPr>
          <w:b w:val="1"/>
          <w:bCs w:val="1"/>
        </w:rPr>
      </w:pPr>
      <w:r>
        <w:rPr>
          <w:b w:val="1"/>
          <w:bCs w:val="1"/>
          <w:rtl w:val="0"/>
        </w:rPr>
        <w:t xml:space="preserve">- UC15 – Quản trị hệ thống và cấp phát tài khoản quản lý</w:t>
      </w:r>
    </w:p>
    <w:bookmarkStart w:colFirst="0" w:colLast="0" w:name="cnzvpiy4xyuc" w:id="55"/>
    <w:bookmarkEnd w:id="55"/>
    <w:p w:rsidR="00000000" w:rsidDel="00000000" w:rsidP="00000000" w:rsidRDefault="00000000" w:rsidRPr="00000000" w14:paraId="000003B6">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UC15 – Quản trị tài khoản hệ thống và cấp phát tài khoản quản lý.</w:t>
      </w:r>
      <w:r>
        <w:rPr>
          <w:rtl w:val="0"/>
        </w:rPr>
      </w:r>
    </w:p>
    <w:tbl>
      <w:tblPr>
        <w:tblStyle w:val="Table22"/>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6803"/>
        <w:tblGridChange w:id="0">
          <w:tblGrid>
            <w:gridCol w:w="2268"/>
            <w:gridCol w:w="6803"/>
          </w:tblGrid>
        </w:tblGridChange>
      </w:tblGrid>
      <w:tr>
        <w:trPr>
          <w:cantSplit w:val="1"/>
          <w:tblHeader w:val="1"/>
        </w:trPr>
        <w:tc>
          <w:tcPr>
            <w:vAlign w:val="center"/>
          </w:tcPr>
          <w:p w:rsidR="00000000" w:rsidDel="00000000" w:rsidP="00000000" w:rsidRDefault="00000000" w:rsidRPr="00000000" w14:paraId="000003B7">
            <w:pPr>
              <w:keepNext w:val="1"/>
              <w:spacing w:after="40" w:before="40" w:line="252.00000000000003" w:lineRule="auto"/>
              <w:jc w:val="center"/>
              <w:rPr>
                <w:b w:val="1"/>
                <w:bCs w:val="1"/>
              </w:rPr>
            </w:pPr>
            <w:r>
              <w:rPr>
                <w:b w:val="1"/>
                <w:bCs w:val="1"/>
                <w:rtl w:val="0"/>
              </w:rPr>
              <w:t xml:space="preserve">Mô tả</w:t>
            </w:r>
          </w:p>
        </w:tc>
        <w:tc>
          <w:tcPr>
            <w:vAlign w:val="center"/>
          </w:tcPr>
          <w:p w:rsidR="00000000" w:rsidDel="00000000" w:rsidP="00000000" w:rsidRDefault="00000000" w:rsidRPr="00000000" w14:paraId="000003B8">
            <w:pPr>
              <w:keepNext w:val="1"/>
              <w:spacing w:after="40" w:before="40" w:line="252.00000000000003" w:lineRule="auto"/>
              <w:jc w:val="center"/>
              <w:rPr>
                <w:b w:val="1"/>
                <w:bCs w:val="1"/>
              </w:rPr>
            </w:pPr>
            <w:r>
              <w:rPr>
                <w:b w:val="1"/>
                <w:bCs w:val="1"/>
                <w:rtl w:val="0"/>
              </w:rPr>
              <w:t xml:space="preserve">Ý nghĩa</w:t>
            </w:r>
          </w:p>
        </w:tc>
      </w:tr>
      <w:tr>
        <w:trPr>
          <w:cantSplit w:val="1"/>
          <w:tblHeader w:val="0"/>
        </w:trPr>
        <w:tc>
          <w:tcPr>
            <w:vAlign w:val="center"/>
          </w:tcPr>
          <w:p w:rsidR="00000000" w:rsidDel="00000000" w:rsidP="00000000" w:rsidRDefault="00000000" w:rsidRPr="00000000" w14:paraId="000003B9">
            <w:pPr>
              <w:keepNext w:val="1"/>
              <w:spacing w:after="40" w:before="40" w:line="252.00000000000003" w:lineRule="auto"/>
              <w:jc w:val="center"/>
              <w:rPr/>
            </w:pPr>
            <w:r>
              <w:rPr>
                <w:b w:val="1"/>
                <w:bCs w:val="1"/>
                <w:rtl w:val="0"/>
              </w:rPr>
              <w:t xml:space="preserve">Tên Use Case</w:t>
            </w:r>
            <w:r>
              <w:rPr>
                <w:rtl w:val="0"/>
              </w:rPr>
            </w:r>
          </w:p>
        </w:tc>
        <w:tc>
          <w:tcPr>
            <w:vAlign w:val="center"/>
          </w:tcPr>
          <w:p w:rsidR="00000000" w:rsidDel="00000000" w:rsidP="00000000" w:rsidRDefault="00000000" w:rsidRPr="00000000" w14:paraId="000003BA">
            <w:pPr>
              <w:keepNext w:val="1"/>
              <w:spacing w:after="40" w:before="40" w:line="252.00000000000003" w:lineRule="auto"/>
              <w:jc w:val="both"/>
              <w:rPr/>
            </w:pPr>
            <w:r>
              <w:rPr>
                <w:rtl w:val="0"/>
              </w:rPr>
              <w:t xml:space="preserve">Quản trị hệ thống và cấp phát tài khoản quản lý</w:t>
            </w:r>
          </w:p>
        </w:tc>
      </w:tr>
      <w:tr>
        <w:trPr>
          <w:cantSplit w:val="1"/>
          <w:tblHeader w:val="0"/>
        </w:trPr>
        <w:tc>
          <w:tcPr>
            <w:vAlign w:val="center"/>
          </w:tcPr>
          <w:p w:rsidR="00000000" w:rsidDel="00000000" w:rsidP="00000000" w:rsidRDefault="00000000" w:rsidRPr="00000000" w14:paraId="000003BB">
            <w:pPr>
              <w:keepNext w:val="1"/>
              <w:spacing w:after="40" w:before="40" w:line="252.00000000000003" w:lineRule="auto"/>
              <w:jc w:val="center"/>
              <w:rPr/>
            </w:pPr>
            <w:r>
              <w:rPr>
                <w:b w:val="1"/>
                <w:bCs w:val="1"/>
                <w:rtl w:val="0"/>
              </w:rPr>
              <w:t xml:space="preserve">Tác nhân chính</w:t>
            </w:r>
            <w:r>
              <w:rPr>
                <w:rtl w:val="0"/>
              </w:rPr>
            </w:r>
          </w:p>
        </w:tc>
        <w:tc>
          <w:tcPr>
            <w:vAlign w:val="center"/>
          </w:tcPr>
          <w:p w:rsidR="00000000" w:rsidDel="00000000" w:rsidP="00000000" w:rsidRDefault="00000000" w:rsidRPr="00000000" w14:paraId="000003BC">
            <w:pPr>
              <w:keepNext w:val="1"/>
              <w:spacing w:after="40" w:before="40" w:line="252.00000000000003" w:lineRule="auto"/>
              <w:jc w:val="center"/>
              <w:rPr/>
            </w:pPr>
            <w:r>
              <w:rPr>
                <w:rtl w:val="0"/>
              </w:rPr>
              <w:t xml:space="preserve">Quản trị viên hệ thống</w:t>
            </w:r>
          </w:p>
        </w:tc>
      </w:tr>
      <w:tr>
        <w:trPr>
          <w:cantSplit w:val="1"/>
          <w:tblHeader w:val="0"/>
        </w:trPr>
        <w:tc>
          <w:tcPr>
            <w:vAlign w:val="center"/>
          </w:tcPr>
          <w:p w:rsidR="00000000" w:rsidDel="00000000" w:rsidP="00000000" w:rsidRDefault="00000000" w:rsidRPr="00000000" w14:paraId="000003BD">
            <w:pPr>
              <w:keepNext w:val="1"/>
              <w:spacing w:after="40" w:before="40" w:line="252.00000000000003" w:lineRule="auto"/>
              <w:jc w:val="center"/>
              <w:rPr/>
            </w:pPr>
            <w:r>
              <w:rPr>
                <w:b w:val="1"/>
                <w:bCs w:val="1"/>
                <w:rtl w:val="0"/>
              </w:rPr>
              <w:t xml:space="preserve">Tiền điều kiện</w:t>
            </w:r>
            <w:r>
              <w:rPr>
                <w:rtl w:val="0"/>
              </w:rPr>
            </w:r>
          </w:p>
        </w:tc>
        <w:tc>
          <w:tcPr>
            <w:vAlign w:val="center"/>
          </w:tcPr>
          <w:p w:rsidR="00000000" w:rsidDel="00000000" w:rsidP="00000000" w:rsidRDefault="00000000" w:rsidRPr="00000000" w14:paraId="000003BE">
            <w:pPr>
              <w:keepNext w:val="1"/>
              <w:spacing w:after="40" w:before="40" w:line="252.00000000000003" w:lineRule="auto"/>
              <w:jc w:val="both"/>
              <w:rPr/>
            </w:pPr>
            <w:r>
              <w:rPr>
                <w:rtl w:val="0"/>
              </w:rPr>
              <w:t xml:space="preserve">Quản trị viên đã đăng nhập vào khu vực quản trị.</w:t>
            </w:r>
          </w:p>
        </w:tc>
      </w:tr>
      <w:tr>
        <w:trPr>
          <w:cantSplit w:val="1"/>
          <w:tblHeader w:val="0"/>
        </w:trPr>
        <w:tc>
          <w:tcPr>
            <w:vAlign w:val="center"/>
          </w:tcPr>
          <w:p w:rsidR="00000000" w:rsidDel="00000000" w:rsidP="00000000" w:rsidRDefault="00000000" w:rsidRPr="00000000" w14:paraId="000003BF">
            <w:pPr>
              <w:keepNext w:val="1"/>
              <w:spacing w:after="40" w:before="40" w:line="252.00000000000003" w:lineRule="auto"/>
              <w:jc w:val="center"/>
              <w:rPr/>
            </w:pPr>
            <w:r>
              <w:rPr>
                <w:b w:val="1"/>
                <w:bCs w:val="1"/>
                <w:rtl w:val="0"/>
              </w:rPr>
              <w:t xml:space="preserve">Luồng sự kiện chính</w:t>
            </w:r>
            <w:r>
              <w:rPr>
                <w:rtl w:val="0"/>
              </w:rPr>
            </w:r>
          </w:p>
        </w:tc>
        <w:tc>
          <w:tcPr>
            <w:vAlign w:val="center"/>
          </w:tcPr>
          <w:p w:rsidR="00000000" w:rsidDel="00000000" w:rsidP="00000000" w:rsidRDefault="00000000" w:rsidRPr="00000000" w14:paraId="000003C0">
            <w:pPr>
              <w:keepNext w:val="1"/>
              <w:spacing w:after="40" w:before="40" w:line="252.00000000000003" w:lineRule="auto"/>
              <w:jc w:val="both"/>
              <w:rPr/>
            </w:pPr>
            <w:r>
              <w:rPr>
                <w:rtl w:val="0"/>
              </w:rPr>
              <w:t xml:space="preserve">1. Quản trị viên khởi tạo dữ liệu nền của chuỗi gồm chi nhánh, danh mục, món ăn, banner, mã giảm giá và cài đặt chung. </w:t>
            </w:r>
          </w:p>
          <w:p w:rsidR="00000000" w:rsidDel="00000000" w:rsidP="00000000" w:rsidRDefault="00000000" w:rsidRPr="00000000" w14:paraId="000003C1">
            <w:pPr>
              <w:keepNext w:val="1"/>
              <w:spacing w:after="40" w:before="40" w:line="252.00000000000003" w:lineRule="auto"/>
              <w:jc w:val="both"/>
              <w:rPr/>
            </w:pPr>
            <w:r>
              <w:rPr>
                <w:rtl w:val="0"/>
              </w:rPr>
              <w:t xml:space="preserve">2. Quản trị viên mở mục tài khoản quản lý và chọn tạo mới. </w:t>
            </w:r>
          </w:p>
          <w:p w:rsidR="00000000" w:rsidDel="00000000" w:rsidP="00000000" w:rsidRDefault="00000000" w:rsidRPr="00000000" w14:paraId="000003C2">
            <w:pPr>
              <w:keepNext w:val="1"/>
              <w:spacing w:after="40" w:before="40" w:line="252.00000000000003" w:lineRule="auto"/>
              <w:jc w:val="both"/>
              <w:rPr/>
            </w:pPr>
            <w:r>
              <w:rPr>
                <w:rtl w:val="0"/>
              </w:rPr>
              <w:t xml:space="preserve">3. Hệ thống yêu cầu nhập họ tên, hộp thư, số điện thoại, mật khẩu khởi tạo và chi nhánh được phân công. </w:t>
            </w:r>
          </w:p>
          <w:p w:rsidR="00000000" w:rsidDel="00000000" w:rsidP="00000000" w:rsidRDefault="00000000" w:rsidRPr="00000000" w14:paraId="000003C3">
            <w:pPr>
              <w:keepNext w:val="1"/>
              <w:spacing w:after="40" w:before="40" w:line="252.00000000000003" w:lineRule="auto"/>
              <w:jc w:val="both"/>
              <w:rPr/>
            </w:pPr>
            <w:r>
              <w:rPr>
                <w:rtl w:val="0"/>
              </w:rPr>
              <w:t xml:space="preserve">4. Hệ thống kiểm tra dữ liệu, mã hoá mật khẩu, tạo tài khoản với vai trò quản lý và ghi nhật ký thao tác. </w:t>
            </w:r>
          </w:p>
          <w:p w:rsidR="00000000" w:rsidDel="00000000" w:rsidP="00000000" w:rsidRDefault="00000000" w:rsidRPr="00000000" w14:paraId="000003C4">
            <w:pPr>
              <w:keepNext w:val="1"/>
              <w:spacing w:after="40" w:before="40" w:line="252.00000000000003" w:lineRule="auto"/>
              <w:jc w:val="both"/>
              <w:rPr/>
            </w:pPr>
            <w:r>
              <w:rPr>
                <w:rtl w:val="0"/>
              </w:rPr>
              <w:t xml:space="preserve">5. Quản trị viên chuyển thông tin đăng nhập cho người phụ trách chi nhánh. </w:t>
            </w:r>
          </w:p>
          <w:p w:rsidR="00000000" w:rsidDel="00000000" w:rsidP="00000000" w:rsidRDefault="00000000" w:rsidRPr="00000000" w14:paraId="000003C5">
            <w:pPr>
              <w:keepNext w:val="1"/>
              <w:spacing w:after="40" w:before="40" w:line="252.00000000000003" w:lineRule="auto"/>
              <w:jc w:val="both"/>
              <w:rPr/>
            </w:pPr>
            <w:r>
              <w:rPr>
                <w:rtl w:val="0"/>
              </w:rPr>
              <w:t xml:space="preserve">6. Trong quá trình vận hành, quản trị viên soạn từ khoá chatbot, xử lý tin nhắn liên hệ và theo dõi báo cáo toàn chuỗi.</w:t>
            </w:r>
          </w:p>
        </w:tc>
      </w:tr>
      <w:tr>
        <w:trPr>
          <w:cantSplit w:val="1"/>
          <w:tblHeader w:val="0"/>
        </w:trPr>
        <w:tc>
          <w:tcPr>
            <w:vAlign w:val="center"/>
          </w:tcPr>
          <w:p w:rsidR="00000000" w:rsidDel="00000000" w:rsidP="00000000" w:rsidRDefault="00000000" w:rsidRPr="00000000" w14:paraId="000003C6">
            <w:pPr>
              <w:spacing w:after="40" w:before="40" w:line="252.00000000000003" w:lineRule="auto"/>
              <w:jc w:val="center"/>
              <w:rPr/>
            </w:pPr>
            <w:r>
              <w:rPr>
                <w:b w:val="1"/>
                <w:bCs w:val="1"/>
                <w:rtl w:val="0"/>
              </w:rPr>
              <w:t xml:space="preserve">Luồng ngoại lệ</w:t>
            </w:r>
            <w:r>
              <w:rPr>
                <w:rtl w:val="0"/>
              </w:rPr>
            </w:r>
          </w:p>
        </w:tc>
        <w:tc>
          <w:tcPr>
            <w:vAlign w:val="center"/>
          </w:tcPr>
          <w:p w:rsidR="00000000" w:rsidDel="00000000" w:rsidP="00000000" w:rsidRDefault="00000000" w:rsidRPr="00000000" w14:paraId="000003C7">
            <w:pPr>
              <w:spacing w:after="40" w:before="40" w:line="252.00000000000003" w:lineRule="auto"/>
              <w:jc w:val="both"/>
              <w:rPr/>
            </w:pPr>
            <w:r>
              <w:rPr>
                <w:rtl w:val="0"/>
              </w:rPr>
              <w:t xml:space="preserve">3a. Hộp thư hoặc số điện thoại trùng với tài khoản đã có: hệ thống từ chối và yêu cầu nhập lại. </w:t>
            </w:r>
          </w:p>
          <w:p w:rsidR="00000000" w:rsidDel="00000000" w:rsidP="00000000" w:rsidRDefault="00000000" w:rsidRPr="00000000" w14:paraId="000003C8">
            <w:pPr>
              <w:spacing w:after="40" w:before="40" w:line="252.00000000000003" w:lineRule="auto"/>
              <w:jc w:val="both"/>
              <w:rPr/>
            </w:pPr>
            <w:r>
              <w:rPr>
                <w:rtl w:val="0"/>
              </w:rPr>
              <w:t xml:space="preserve">3b. Chi nhánh được chỉ định đã ngừng hoạt động: hệ thống không cho gán. </w:t>
            </w:r>
          </w:p>
          <w:p w:rsidR="00000000" w:rsidDel="00000000" w:rsidP="00000000" w:rsidRDefault="00000000" w:rsidRPr="00000000" w14:paraId="000003C9">
            <w:pPr>
              <w:spacing w:after="40" w:before="40" w:line="252.00000000000003" w:lineRule="auto"/>
              <w:jc w:val="both"/>
              <w:rPr/>
            </w:pPr>
            <w:r>
              <w:rPr>
                <w:rtl w:val="0"/>
              </w:rPr>
              <w:t xml:space="preserve">4a. Cần tạo tài khoản khi chưa vào được giao diện web: quản trị viên dùng câu lệnh quản trị trên máy chủ để tạo tài khoản quản lý.</w:t>
            </w:r>
          </w:p>
        </w:tc>
      </w:tr>
    </w:tbl>
    <w:bookmarkStart w:colFirst="0" w:colLast="0" w:name="213hw3pwv1u7" w:id="56"/>
    <w:bookmarkEnd w:id="56"/>
    <w:p w:rsidR="00000000" w:rsidDel="00000000" w:rsidP="00000000" w:rsidRDefault="00000000" w:rsidRPr="00000000" w14:paraId="000003CA">
      <w:pPr>
        <w:pStyle w:val="Heading2"/>
        <w:keepLines w:val="0"/>
        <w:spacing w:before="0" w:lineRule="auto"/>
        <w:jc w:val="both"/>
        <w:rPr/>
      </w:pPr>
      <w:r>
        <w:rPr>
          <w:rFonts w:ascii="Times New Roman" w:cs="Times New Roman" w:eastAsia="Times New Roman" w:hAnsi="Times New Roman"/>
          <w:rtl w:val="0"/>
        </w:rPr>
        <w:t xml:space="preserve">2.2. THIẾT KẾ VÀ XÂY DỰNG</w:t>
      </w:r>
      <w:r>
        <w:rPr>
          <w:rtl w:val="0"/>
        </w:rPr>
      </w:r>
    </w:p>
    <w:bookmarkStart w:colFirst="0" w:colLast="0" w:name="ak4u22x0atpi" w:id="57"/>
    <w:bookmarkEnd w:id="57"/>
    <w:p w:rsidR="00000000" w:rsidDel="00000000" w:rsidP="00000000" w:rsidRDefault="00000000" w:rsidRPr="00000000" w14:paraId="000003CB">
      <w:pPr>
        <w:pStyle w:val="Heading3"/>
        <w:keepLines w:val="0"/>
        <w:spacing w:before="0" w:lineRule="auto"/>
        <w:jc w:val="both"/>
        <w:rPr/>
      </w:pPr>
      <w:r>
        <w:rPr>
          <w:rFonts w:ascii="Times New Roman" w:cs="Times New Roman" w:eastAsia="Times New Roman" w:hAnsi="Times New Roman"/>
          <w:rtl w:val="0"/>
        </w:rPr>
        <w:t xml:space="preserve">2.2.1. Thiết kế kiểu dữ liệu</w:t>
      </w:r>
      <w:r>
        <w:rPr>
          <w:rtl w:val="0"/>
        </w:rPr>
      </w:r>
    </w:p>
    <w:p w:rsidR="00000000" w:rsidDel="00000000" w:rsidP="00000000" w:rsidRDefault="00000000" w:rsidRPr="00000000" w14:paraId="000003CC">
      <w:pPr>
        <w:keepNext w:val="1"/>
        <w:spacing w:before="120" w:lineRule="auto"/>
        <w:jc w:val="both"/>
        <w:rPr>
          <w:b w:val="1"/>
          <w:bCs w:val="1"/>
        </w:rPr>
      </w:pPr>
      <w:r>
        <w:rPr>
          <w:b w:val="1"/>
          <w:bCs w:val="1"/>
          <w:rtl w:val="0"/>
        </w:rPr>
        <w:t xml:space="preserve">a. Sơ đồ logic dữ liệu</w:t>
      </w:r>
    </w:p>
    <w:p w:rsidR="00000000" w:rsidDel="00000000" w:rsidP="00000000" w:rsidRDefault="00000000" w:rsidRPr="00000000" w14:paraId="000003CD">
      <w:pPr>
        <w:keepNext w:val="1"/>
        <w:keepLines w:val="1"/>
        <w:spacing w:after="60" w:line="240" w:lineRule="auto"/>
        <w:jc w:val="center"/>
        <w:rPr>
          <w:b w:val="1"/>
          <w:bCs w:val="1"/>
        </w:rPr>
      </w:pPr>
      <w:r>
        <w:rPr/>
        <w:drawing>
          <wp:inline distB="0" distT="0" distL="0" distR="0">
            <wp:extent cx="5759450" cy="2643505"/>
            <wp:effectExtent b="0" l="0" r="0" t="0"/>
            <wp:docPr id="51" name="image44.png"/>
            <a:graphic>
              <a:graphicData uri="http://schemas.openxmlformats.org/drawingml/2006/picture">
                <pic:pic>
                  <pic:nvPicPr>
                    <pic:cNvPr id="0" name="image44.png"/>
                    <pic:cNvPicPr preferRelativeResize="0"/>
                  </pic:nvPicPr>
                  <pic:blipFill>
                    <a:blip r:embed="rId25"/>
                    <a:srcRect b="0" l="0" r="0" t="0"/>
                    <a:stretch>
                      <a:fillRect/>
                    </a:stretch>
                  </pic:blipFill>
                  <pic:spPr>
                    <a:xfrm>
                      <a:off x="0" y="0"/>
                      <a:ext cx="5759450" cy="2643505"/>
                    </a:xfrm>
                    <a:prstGeom prst="rect"/>
                    <a:ln/>
                  </pic:spPr>
                </pic:pic>
              </a:graphicData>
            </a:graphic>
          </wp:inline>
        </w:drawing>
      </w:r>
      <w:r>
        <w:rPr>
          <w:rtl w:val="0"/>
        </w:rPr>
      </w:r>
    </w:p>
    <w:bookmarkStart w:colFirst="0" w:colLast="0" w:name="v6z694bcisg4" w:id="58"/>
    <w:bookmarkEnd w:id="58"/>
    <w:p w:rsidR="00000000" w:rsidDel="00000000" w:rsidP="00000000" w:rsidRDefault="00000000" w:rsidRPr="00000000" w14:paraId="000003CE">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commentRangeStart w:id="7"/>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17</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Sơ đồ class.</w:t>
      </w:r>
      <w:r>
        <w:rPr>
          <w:rtl w:val="0"/>
        </w:rPr>
      </w:r>
      <w:commentRangeEnd w:id="7"/>
      <w:r>
        <w:commentReference w:id="7"/>
      </w:r>
    </w:p>
    <w:p w:rsidR="00000000" w:rsidDel="00000000" w:rsidP="00000000" w:rsidRDefault="00000000" w:rsidRPr="00000000" w14:paraId="000003CF">
      <w:pPr>
        <w:keepNext w:val="1"/>
        <w:spacing w:before="120" w:lineRule="auto"/>
        <w:jc w:val="both"/>
        <w:rPr>
          <w:b w:val="1"/>
          <w:bCs w:val="1"/>
        </w:rPr>
      </w:pPr>
      <w:r>
        <w:rPr>
          <w:b w:val="1"/>
          <w:bCs w:val="1"/>
          <w:rtl w:val="0"/>
        </w:rPr>
        <w:t xml:space="preserve">b. Sơ đồ CSDL quan hệ</w:t>
      </w:r>
    </w:p>
    <w:p w:rsidR="00000000" w:rsidDel="00000000" w:rsidP="00000000" w:rsidRDefault="00000000" w:rsidRPr="00000000" w14:paraId="000003D0">
      <w:pPr>
        <w:keepNext w:val="1"/>
        <w:keepLines w:val="1"/>
        <w:spacing w:after="60" w:line="240" w:lineRule="auto"/>
        <w:jc w:val="center"/>
        <w:rPr>
          <w:b w:val="1"/>
          <w:bCs w:val="1"/>
        </w:rPr>
      </w:pPr>
      <w:r>
        <w:rPr>
          <w:b w:val="1"/>
          <w:bCs w:val="1"/>
        </w:rPr>
        <w:drawing>
          <wp:inline distB="0" distT="0" distL="0" distR="0">
            <wp:extent cx="5759450" cy="2789555"/>
            <wp:effectExtent b="0" l="0" r="0" t="0"/>
            <wp:docPr id="24"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5759450" cy="2789555"/>
                    </a:xfrm>
                    <a:prstGeom prst="rect"/>
                    <a:ln/>
                  </pic:spPr>
                </pic:pic>
              </a:graphicData>
            </a:graphic>
          </wp:inline>
        </w:drawing>
      </w:r>
      <w:r>
        <w:rPr>
          <w:rtl w:val="0"/>
        </w:rPr>
      </w:r>
    </w:p>
    <w:bookmarkStart w:colFirst="0" w:colLast="0" w:name="at55lal0n0dr" w:id="59"/>
    <w:bookmarkEnd w:id="59"/>
    <w:p w:rsidR="00000000" w:rsidDel="00000000" w:rsidP="00000000" w:rsidRDefault="00000000" w:rsidRPr="00000000" w14:paraId="000003D1">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18</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Sơ đồ cơ sở dữ liệu quan hệ.</w:t>
      </w:r>
      <w:r>
        <w:rPr>
          <w:rtl w:val="0"/>
        </w:rPr>
      </w:r>
    </w:p>
    <w:p w:rsidR="00000000" w:rsidDel="00000000" w:rsidP="00000000" w:rsidRDefault="00000000" w:rsidRPr="00000000" w14:paraId="000003D2">
      <w:pPr>
        <w:keepNext w:val="1"/>
        <w:spacing w:before="120" w:lineRule="auto"/>
        <w:jc w:val="both"/>
        <w:rPr>
          <w:b w:val="1"/>
          <w:bCs w:val="1"/>
        </w:rPr>
      </w:pPr>
      <w:r>
        <w:rPr>
          <w:b w:val="1"/>
          <w:bCs w:val="1"/>
          <w:rtl w:val="0"/>
        </w:rPr>
        <w:t xml:space="preserve">c. Đặc tả các kiểu dữ liệu</w:t>
      </w:r>
    </w:p>
    <w:p w:rsidR="00000000" w:rsidDel="00000000" w:rsidP="00000000" w:rsidRDefault="00000000" w:rsidRPr="00000000" w14:paraId="000003D3">
      <w:pPr>
        <w:keepNext w:val="1"/>
        <w:spacing w:before="120" w:lineRule="auto"/>
        <w:jc w:val="both"/>
        <w:rPr>
          <w:b w:val="1"/>
          <w:bCs w:val="1"/>
        </w:rPr>
      </w:pPr>
      <w:commentRangeStart w:id="3"/>
      <w:r>
        <w:rPr>
          <w:b w:val="1"/>
          <w:bCs w:val="1"/>
          <w:rtl w:val="0"/>
        </w:rPr>
        <w:t xml:space="preserve">- Bảng branches</w:t>
      </w:r>
      <w:commentRangeEnd w:id="3"/>
      <w:r>
        <w:commentReference w:id="3"/>
      </w:r>
    </w:p>
    <w:bookmarkStart w:colFirst="0" w:colLast="0" w:name="dhkb43mrjsmf" w:id="60"/>
    <w:bookmarkEnd w:id="60"/>
    <w:p w:rsidR="00000000" w:rsidDel="00000000" w:rsidP="00000000" w:rsidRDefault="00000000" w:rsidRPr="00000000" w14:paraId="000003D4">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dữ liệu bảng branches.</w:t>
      </w:r>
      <w:r>
        <w:rPr>
          <w:rtl w:val="0"/>
        </w:rPr>
      </w:r>
    </w:p>
    <w:tbl>
      <w:tblPr>
        <w:tblStyle w:val="Table23"/>
        <w:tblW w:w="920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2"/>
        <w:gridCol w:w="1842"/>
        <w:gridCol w:w="4835"/>
        <w:tblGridChange w:id="0">
          <w:tblGrid>
            <w:gridCol w:w="2532"/>
            <w:gridCol w:w="1842"/>
            <w:gridCol w:w="4835"/>
          </w:tblGrid>
        </w:tblGridChange>
      </w:tblGrid>
      <w:tr>
        <w:trPr>
          <w:cantSplit w:val="1"/>
          <w:tblHeader w:val="1"/>
        </w:trPr>
        <w:tc>
          <w:tcPr>
            <w:shd w:fill="ededed" w:val="clear"/>
            <w:vAlign w:val="center"/>
          </w:tcPr>
          <w:p w:rsidR="00000000" w:rsidDel="00000000" w:rsidP="00000000" w:rsidRDefault="00000000" w:rsidRPr="00000000" w14:paraId="000003D5">
            <w:pPr>
              <w:keepNext w:val="1"/>
              <w:spacing w:after="40" w:before="40" w:line="252.00000000000003" w:lineRule="auto"/>
              <w:jc w:val="center"/>
              <w:rPr>
                <w:b w:val="1"/>
                <w:bCs w:val="1"/>
              </w:rPr>
            </w:pPr>
            <w:r>
              <w:rPr>
                <w:b w:val="1"/>
                <w:bCs w:val="1"/>
                <w:rtl w:val="0"/>
              </w:rPr>
              <w:t xml:space="preserve">Tên thuộc tính</w:t>
            </w:r>
          </w:p>
        </w:tc>
        <w:tc>
          <w:tcPr>
            <w:shd w:fill="ededed" w:val="clear"/>
            <w:vAlign w:val="center"/>
          </w:tcPr>
          <w:p w:rsidR="00000000" w:rsidDel="00000000" w:rsidP="00000000" w:rsidRDefault="00000000" w:rsidRPr="00000000" w14:paraId="000003D6">
            <w:pPr>
              <w:keepNext w:val="1"/>
              <w:spacing w:after="40" w:before="40" w:line="252.00000000000003" w:lineRule="auto"/>
              <w:jc w:val="center"/>
              <w:rPr>
                <w:b w:val="1"/>
                <w:bCs w:val="1"/>
              </w:rPr>
            </w:pPr>
            <w:r>
              <w:rPr>
                <w:b w:val="1"/>
                <w:bCs w:val="1"/>
                <w:rtl w:val="0"/>
              </w:rPr>
              <w:t xml:space="preserve">Kiểu dữ liệu</w:t>
            </w:r>
          </w:p>
        </w:tc>
        <w:tc>
          <w:tcPr>
            <w:shd w:fill="ededed" w:val="clear"/>
            <w:vAlign w:val="center"/>
          </w:tcPr>
          <w:p w:rsidR="00000000" w:rsidDel="00000000" w:rsidP="00000000" w:rsidRDefault="00000000" w:rsidRPr="00000000" w14:paraId="000003D7">
            <w:pPr>
              <w:keepNext w:val="1"/>
              <w:spacing w:after="40" w:before="40" w:line="252.00000000000003" w:lineRule="auto"/>
              <w:jc w:val="center"/>
              <w:rPr>
                <w:b w:val="1"/>
                <w:bCs w:val="1"/>
              </w:rPr>
            </w:pPr>
            <w:r>
              <w:rPr>
                <w:b w:val="1"/>
                <w:bCs w:val="1"/>
                <w:rtl w:val="0"/>
              </w:rPr>
              <w:t xml:space="preserve">Mô tả</w:t>
            </w:r>
          </w:p>
        </w:tc>
      </w:tr>
      <w:tr>
        <w:trPr>
          <w:cantSplit w:val="1"/>
          <w:tblHeader w:val="0"/>
        </w:trPr>
        <w:tc>
          <w:tcPr>
            <w:vAlign w:val="center"/>
          </w:tcPr>
          <w:p w:rsidR="00000000" w:rsidDel="00000000" w:rsidP="00000000" w:rsidRDefault="00000000" w:rsidRPr="00000000" w14:paraId="000003D8">
            <w:pPr>
              <w:keepNext w:val="1"/>
              <w:spacing w:after="40" w:before="40" w:line="252.00000000000003" w:lineRule="auto"/>
              <w:jc w:val="center"/>
              <w:rPr/>
            </w:pPr>
            <w:r>
              <w:rPr>
                <w:rtl w:val="0"/>
              </w:rPr>
              <w:t xml:space="preserve">id</w:t>
            </w:r>
          </w:p>
        </w:tc>
        <w:tc>
          <w:tcPr>
            <w:vAlign w:val="center"/>
          </w:tcPr>
          <w:p w:rsidR="00000000" w:rsidDel="00000000" w:rsidP="00000000" w:rsidRDefault="00000000" w:rsidRPr="00000000" w14:paraId="000003D9">
            <w:pPr>
              <w:keepNext w:val="1"/>
              <w:spacing w:after="40" w:before="40" w:line="252.00000000000003" w:lineRule="auto"/>
              <w:jc w:val="center"/>
              <w:rPr/>
            </w:pPr>
            <w:r>
              <w:rPr>
                <w:rtl w:val="0"/>
              </w:rPr>
              <w:t xml:space="preserve">bigint unsigned</w:t>
            </w:r>
          </w:p>
        </w:tc>
        <w:tc>
          <w:tcPr>
            <w:vAlign w:val="center"/>
          </w:tcPr>
          <w:p w:rsidR="00000000" w:rsidDel="00000000" w:rsidP="00000000" w:rsidRDefault="00000000" w:rsidRPr="00000000" w14:paraId="000003DA">
            <w:pPr>
              <w:keepNext w:val="1"/>
              <w:spacing w:after="40" w:before="40" w:line="252.00000000000003" w:lineRule="auto"/>
              <w:jc w:val="center"/>
              <w:rPr/>
            </w:pPr>
            <w:r>
              <w:rPr>
                <w:rtl w:val="0"/>
              </w:rPr>
              <w:t xml:space="preserve">Khóa chính, định danh chi nhánh.</w:t>
            </w:r>
          </w:p>
        </w:tc>
      </w:tr>
      <w:tr>
        <w:trPr>
          <w:cantSplit w:val="1"/>
          <w:tblHeader w:val="0"/>
        </w:trPr>
        <w:tc>
          <w:tcPr>
            <w:vAlign w:val="center"/>
          </w:tcPr>
          <w:p w:rsidR="00000000" w:rsidDel="00000000" w:rsidP="00000000" w:rsidRDefault="00000000" w:rsidRPr="00000000" w14:paraId="000003DB">
            <w:pPr>
              <w:keepNext w:val="1"/>
              <w:spacing w:after="40" w:before="40" w:line="252.00000000000003" w:lineRule="auto"/>
              <w:jc w:val="center"/>
              <w:rPr/>
            </w:pPr>
            <w:r>
              <w:rPr>
                <w:rtl w:val="0"/>
              </w:rPr>
              <w:t xml:space="preserve">name</w:t>
            </w:r>
          </w:p>
        </w:tc>
        <w:tc>
          <w:tcPr>
            <w:vAlign w:val="center"/>
          </w:tcPr>
          <w:p w:rsidR="00000000" w:rsidDel="00000000" w:rsidP="00000000" w:rsidRDefault="00000000" w:rsidRPr="00000000" w14:paraId="000003DC">
            <w:pPr>
              <w:keepNext w:val="1"/>
              <w:spacing w:after="40" w:before="40" w:line="252.00000000000003" w:lineRule="auto"/>
              <w:jc w:val="center"/>
              <w:rPr/>
            </w:pPr>
            <w:r>
              <w:rPr>
                <w:rtl w:val="0"/>
              </w:rPr>
              <w:t xml:space="preserve">varchar(255)</w:t>
            </w:r>
          </w:p>
        </w:tc>
        <w:tc>
          <w:tcPr>
            <w:vAlign w:val="center"/>
          </w:tcPr>
          <w:p w:rsidR="00000000" w:rsidDel="00000000" w:rsidP="00000000" w:rsidRDefault="00000000" w:rsidRPr="00000000" w14:paraId="000003DD">
            <w:pPr>
              <w:keepNext w:val="1"/>
              <w:spacing w:after="40" w:before="40" w:line="252.00000000000003" w:lineRule="auto"/>
              <w:jc w:val="center"/>
              <w:rPr/>
            </w:pPr>
            <w:r>
              <w:rPr>
                <w:rtl w:val="0"/>
              </w:rPr>
              <w:t xml:space="preserve">Tên chi nhánh.</w:t>
            </w:r>
          </w:p>
        </w:tc>
      </w:tr>
      <w:tr>
        <w:trPr>
          <w:cantSplit w:val="1"/>
          <w:tblHeader w:val="0"/>
        </w:trPr>
        <w:tc>
          <w:tcPr>
            <w:vAlign w:val="center"/>
          </w:tcPr>
          <w:p w:rsidR="00000000" w:rsidDel="00000000" w:rsidP="00000000" w:rsidRDefault="00000000" w:rsidRPr="00000000" w14:paraId="000003DE">
            <w:pPr>
              <w:keepNext w:val="1"/>
              <w:spacing w:after="40" w:before="40" w:line="252.00000000000003" w:lineRule="auto"/>
              <w:jc w:val="center"/>
              <w:rPr/>
            </w:pPr>
            <w:r>
              <w:rPr>
                <w:rtl w:val="0"/>
              </w:rPr>
              <w:t xml:space="preserve">address</w:t>
            </w:r>
          </w:p>
        </w:tc>
        <w:tc>
          <w:tcPr>
            <w:vAlign w:val="center"/>
          </w:tcPr>
          <w:p w:rsidR="00000000" w:rsidDel="00000000" w:rsidP="00000000" w:rsidRDefault="00000000" w:rsidRPr="00000000" w14:paraId="000003DF">
            <w:pPr>
              <w:keepNext w:val="1"/>
              <w:spacing w:after="40" w:before="40" w:line="252.00000000000003" w:lineRule="auto"/>
              <w:jc w:val="center"/>
              <w:rPr/>
            </w:pPr>
            <w:r>
              <w:rPr>
                <w:rtl w:val="0"/>
              </w:rPr>
              <w:t xml:space="preserve">varchar(255)</w:t>
            </w:r>
          </w:p>
        </w:tc>
        <w:tc>
          <w:tcPr>
            <w:vAlign w:val="center"/>
          </w:tcPr>
          <w:p w:rsidR="00000000" w:rsidDel="00000000" w:rsidP="00000000" w:rsidRDefault="00000000" w:rsidRPr="00000000" w14:paraId="000003E0">
            <w:pPr>
              <w:keepNext w:val="1"/>
              <w:spacing w:after="40" w:before="40" w:line="252.00000000000003" w:lineRule="auto"/>
              <w:jc w:val="center"/>
              <w:rPr/>
            </w:pPr>
            <w:r>
              <w:rPr>
                <w:rtl w:val="0"/>
              </w:rPr>
              <w:t xml:space="preserve">Địa chỉ của chi nhánh.</w:t>
            </w:r>
          </w:p>
        </w:tc>
      </w:tr>
      <w:tr>
        <w:trPr>
          <w:cantSplit w:val="1"/>
          <w:tblHeader w:val="0"/>
        </w:trPr>
        <w:tc>
          <w:tcPr>
            <w:vAlign w:val="center"/>
          </w:tcPr>
          <w:p w:rsidR="00000000" w:rsidDel="00000000" w:rsidP="00000000" w:rsidRDefault="00000000" w:rsidRPr="00000000" w14:paraId="000003E1">
            <w:pPr>
              <w:keepNext w:val="1"/>
              <w:spacing w:after="40" w:before="40" w:line="252.00000000000003" w:lineRule="auto"/>
              <w:jc w:val="center"/>
              <w:rPr/>
            </w:pPr>
            <w:r>
              <w:rPr>
                <w:rtl w:val="0"/>
              </w:rPr>
              <w:t xml:space="preserve">phone</w:t>
            </w:r>
          </w:p>
        </w:tc>
        <w:tc>
          <w:tcPr>
            <w:vAlign w:val="center"/>
          </w:tcPr>
          <w:p w:rsidR="00000000" w:rsidDel="00000000" w:rsidP="00000000" w:rsidRDefault="00000000" w:rsidRPr="00000000" w14:paraId="000003E2">
            <w:pPr>
              <w:keepNext w:val="1"/>
              <w:spacing w:after="40" w:before="40" w:line="252.00000000000003" w:lineRule="auto"/>
              <w:jc w:val="center"/>
              <w:rPr/>
            </w:pPr>
            <w:r>
              <w:rPr>
                <w:rtl w:val="0"/>
              </w:rPr>
              <w:t xml:space="preserve">varchar(20)</w:t>
            </w:r>
          </w:p>
        </w:tc>
        <w:tc>
          <w:tcPr>
            <w:vAlign w:val="center"/>
          </w:tcPr>
          <w:p w:rsidR="00000000" w:rsidDel="00000000" w:rsidP="00000000" w:rsidRDefault="00000000" w:rsidRPr="00000000" w14:paraId="000003E3">
            <w:pPr>
              <w:keepNext w:val="1"/>
              <w:spacing w:after="40" w:before="40" w:line="252.00000000000003" w:lineRule="auto"/>
              <w:jc w:val="center"/>
              <w:rPr/>
            </w:pPr>
            <w:r>
              <w:rPr>
                <w:rtl w:val="0"/>
              </w:rPr>
              <w:t xml:space="preserve">Số điện thoại liên hệ.</w:t>
            </w:r>
          </w:p>
        </w:tc>
      </w:tr>
      <w:tr>
        <w:trPr>
          <w:cantSplit w:val="1"/>
          <w:tblHeader w:val="0"/>
        </w:trPr>
        <w:tc>
          <w:tcPr>
            <w:vAlign w:val="center"/>
          </w:tcPr>
          <w:p w:rsidR="00000000" w:rsidDel="00000000" w:rsidP="00000000" w:rsidRDefault="00000000" w:rsidRPr="00000000" w14:paraId="000003E4">
            <w:pPr>
              <w:keepNext w:val="1"/>
              <w:spacing w:after="40" w:before="40" w:line="252.00000000000003" w:lineRule="auto"/>
              <w:jc w:val="center"/>
              <w:rPr/>
            </w:pPr>
            <w:r>
              <w:rPr>
                <w:rtl w:val="0"/>
              </w:rPr>
              <w:t xml:space="preserve">lat</w:t>
            </w:r>
          </w:p>
        </w:tc>
        <w:tc>
          <w:tcPr>
            <w:vAlign w:val="center"/>
          </w:tcPr>
          <w:p w:rsidR="00000000" w:rsidDel="00000000" w:rsidP="00000000" w:rsidRDefault="00000000" w:rsidRPr="00000000" w14:paraId="000003E5">
            <w:pPr>
              <w:keepNext w:val="1"/>
              <w:spacing w:after="40" w:before="40" w:line="252.00000000000003" w:lineRule="auto"/>
              <w:jc w:val="center"/>
              <w:rPr/>
            </w:pPr>
            <w:r>
              <w:rPr>
                <w:rtl w:val="0"/>
              </w:rPr>
              <w:t xml:space="preserve">decimal(10,7)</w:t>
            </w:r>
          </w:p>
        </w:tc>
        <w:tc>
          <w:tcPr>
            <w:vAlign w:val="center"/>
          </w:tcPr>
          <w:p w:rsidR="00000000" w:rsidDel="00000000" w:rsidP="00000000" w:rsidRDefault="00000000" w:rsidRPr="00000000" w14:paraId="000003E6">
            <w:pPr>
              <w:keepNext w:val="1"/>
              <w:spacing w:after="40" w:before="40" w:line="252.00000000000003" w:lineRule="auto"/>
              <w:jc w:val="center"/>
              <w:rPr/>
            </w:pPr>
            <w:r>
              <w:rPr>
                <w:rtl w:val="0"/>
              </w:rPr>
              <w:t xml:space="preserve">Vĩ độ vị trí chi nhánh.</w:t>
            </w:r>
          </w:p>
        </w:tc>
      </w:tr>
      <w:tr>
        <w:trPr>
          <w:cantSplit w:val="1"/>
          <w:tblHeader w:val="0"/>
        </w:trPr>
        <w:tc>
          <w:tcPr>
            <w:vAlign w:val="center"/>
          </w:tcPr>
          <w:p w:rsidR="00000000" w:rsidDel="00000000" w:rsidP="00000000" w:rsidRDefault="00000000" w:rsidRPr="00000000" w14:paraId="000003E7">
            <w:pPr>
              <w:keepNext w:val="1"/>
              <w:spacing w:after="40" w:before="40" w:line="252.00000000000003" w:lineRule="auto"/>
              <w:jc w:val="center"/>
              <w:rPr/>
            </w:pPr>
            <w:r>
              <w:rPr>
                <w:rtl w:val="0"/>
              </w:rPr>
              <w:t xml:space="preserve">lng</w:t>
            </w:r>
          </w:p>
        </w:tc>
        <w:tc>
          <w:tcPr>
            <w:vAlign w:val="center"/>
          </w:tcPr>
          <w:p w:rsidR="00000000" w:rsidDel="00000000" w:rsidP="00000000" w:rsidRDefault="00000000" w:rsidRPr="00000000" w14:paraId="000003E8">
            <w:pPr>
              <w:keepNext w:val="1"/>
              <w:spacing w:after="40" w:before="40" w:line="252.00000000000003" w:lineRule="auto"/>
              <w:jc w:val="center"/>
              <w:rPr/>
            </w:pPr>
            <w:r>
              <w:rPr>
                <w:rtl w:val="0"/>
              </w:rPr>
              <w:t xml:space="preserve">decimal(10,7)</w:t>
            </w:r>
          </w:p>
        </w:tc>
        <w:tc>
          <w:tcPr>
            <w:vAlign w:val="center"/>
          </w:tcPr>
          <w:p w:rsidR="00000000" w:rsidDel="00000000" w:rsidP="00000000" w:rsidRDefault="00000000" w:rsidRPr="00000000" w14:paraId="000003E9">
            <w:pPr>
              <w:keepNext w:val="1"/>
              <w:spacing w:after="40" w:before="40" w:line="252.00000000000003" w:lineRule="auto"/>
              <w:jc w:val="center"/>
              <w:rPr/>
            </w:pPr>
            <w:r>
              <w:rPr>
                <w:rtl w:val="0"/>
              </w:rPr>
              <w:t xml:space="preserve">Kinh độ vị trí chi nhánh.</w:t>
            </w:r>
          </w:p>
        </w:tc>
      </w:tr>
      <w:tr>
        <w:trPr>
          <w:cantSplit w:val="1"/>
          <w:tblHeader w:val="0"/>
        </w:trPr>
        <w:tc>
          <w:tcPr>
            <w:vAlign w:val="center"/>
          </w:tcPr>
          <w:p w:rsidR="00000000" w:rsidDel="00000000" w:rsidP="00000000" w:rsidRDefault="00000000" w:rsidRPr="00000000" w14:paraId="000003EA">
            <w:pPr>
              <w:keepNext w:val="1"/>
              <w:spacing w:after="40" w:before="40" w:line="252.00000000000003" w:lineRule="auto"/>
              <w:jc w:val="center"/>
              <w:rPr/>
            </w:pPr>
            <w:r>
              <w:rPr>
                <w:rtl w:val="0"/>
              </w:rPr>
              <w:t xml:space="preserve">open_time</w:t>
            </w:r>
          </w:p>
        </w:tc>
        <w:tc>
          <w:tcPr>
            <w:vAlign w:val="center"/>
          </w:tcPr>
          <w:p w:rsidR="00000000" w:rsidDel="00000000" w:rsidP="00000000" w:rsidRDefault="00000000" w:rsidRPr="00000000" w14:paraId="000003EB">
            <w:pPr>
              <w:keepNext w:val="1"/>
              <w:spacing w:after="40" w:before="40" w:line="252.00000000000003" w:lineRule="auto"/>
              <w:jc w:val="center"/>
              <w:rPr/>
            </w:pPr>
            <w:r>
              <w:rPr>
                <w:rtl w:val="0"/>
              </w:rPr>
              <w:t xml:space="preserve">time</w:t>
            </w:r>
          </w:p>
        </w:tc>
        <w:tc>
          <w:tcPr>
            <w:vAlign w:val="center"/>
          </w:tcPr>
          <w:p w:rsidR="00000000" w:rsidDel="00000000" w:rsidP="00000000" w:rsidRDefault="00000000" w:rsidRPr="00000000" w14:paraId="000003EC">
            <w:pPr>
              <w:keepNext w:val="1"/>
              <w:spacing w:after="40" w:before="40" w:line="252.00000000000003" w:lineRule="auto"/>
              <w:jc w:val="center"/>
              <w:rPr/>
            </w:pPr>
            <w:r>
              <w:rPr>
                <w:rtl w:val="0"/>
              </w:rPr>
              <w:t xml:space="preserve">Giờ mở cửa.</w:t>
            </w:r>
          </w:p>
        </w:tc>
      </w:tr>
      <w:tr>
        <w:trPr>
          <w:cantSplit w:val="1"/>
          <w:tblHeader w:val="0"/>
        </w:trPr>
        <w:tc>
          <w:tcPr>
            <w:vAlign w:val="center"/>
          </w:tcPr>
          <w:p w:rsidR="00000000" w:rsidDel="00000000" w:rsidP="00000000" w:rsidRDefault="00000000" w:rsidRPr="00000000" w14:paraId="000003ED">
            <w:pPr>
              <w:keepNext w:val="1"/>
              <w:spacing w:after="40" w:before="40" w:line="252.00000000000003" w:lineRule="auto"/>
              <w:jc w:val="center"/>
              <w:rPr/>
            </w:pPr>
            <w:r>
              <w:rPr>
                <w:rtl w:val="0"/>
              </w:rPr>
              <w:t xml:space="preserve">close_time</w:t>
            </w:r>
          </w:p>
        </w:tc>
        <w:tc>
          <w:tcPr>
            <w:vAlign w:val="center"/>
          </w:tcPr>
          <w:p w:rsidR="00000000" w:rsidDel="00000000" w:rsidP="00000000" w:rsidRDefault="00000000" w:rsidRPr="00000000" w14:paraId="000003EE">
            <w:pPr>
              <w:keepNext w:val="1"/>
              <w:spacing w:after="40" w:before="40" w:line="252.00000000000003" w:lineRule="auto"/>
              <w:jc w:val="center"/>
              <w:rPr/>
            </w:pPr>
            <w:r>
              <w:rPr>
                <w:rtl w:val="0"/>
              </w:rPr>
              <w:t xml:space="preserve">time</w:t>
            </w:r>
          </w:p>
        </w:tc>
        <w:tc>
          <w:tcPr>
            <w:vAlign w:val="center"/>
          </w:tcPr>
          <w:p w:rsidR="00000000" w:rsidDel="00000000" w:rsidP="00000000" w:rsidRDefault="00000000" w:rsidRPr="00000000" w14:paraId="000003EF">
            <w:pPr>
              <w:keepNext w:val="1"/>
              <w:spacing w:after="40" w:before="40" w:line="252.00000000000003" w:lineRule="auto"/>
              <w:jc w:val="center"/>
              <w:rPr/>
            </w:pPr>
            <w:r>
              <w:rPr>
                <w:rtl w:val="0"/>
              </w:rPr>
              <w:t xml:space="preserve">Giờ đóng cửa.</w:t>
            </w:r>
          </w:p>
        </w:tc>
      </w:tr>
      <w:tr>
        <w:trPr>
          <w:cantSplit w:val="1"/>
          <w:tblHeader w:val="0"/>
        </w:trPr>
        <w:tc>
          <w:tcPr>
            <w:vAlign w:val="center"/>
          </w:tcPr>
          <w:p w:rsidR="00000000" w:rsidDel="00000000" w:rsidP="00000000" w:rsidRDefault="00000000" w:rsidRPr="00000000" w14:paraId="000003F0">
            <w:pPr>
              <w:keepNext w:val="1"/>
              <w:spacing w:after="40" w:before="40" w:line="252.00000000000003" w:lineRule="auto"/>
              <w:jc w:val="center"/>
              <w:rPr/>
            </w:pPr>
            <w:r>
              <w:rPr>
                <w:rtl w:val="0"/>
              </w:rPr>
              <w:t xml:space="preserve">slot_minutes</w:t>
            </w:r>
          </w:p>
        </w:tc>
        <w:tc>
          <w:tcPr>
            <w:vAlign w:val="center"/>
          </w:tcPr>
          <w:p w:rsidR="00000000" w:rsidDel="00000000" w:rsidP="00000000" w:rsidRDefault="00000000" w:rsidRPr="00000000" w14:paraId="000003F1">
            <w:pPr>
              <w:keepNext w:val="1"/>
              <w:spacing w:after="40" w:before="40" w:line="252.00000000000003" w:lineRule="auto"/>
              <w:jc w:val="center"/>
              <w:rPr/>
            </w:pPr>
            <w:r>
              <w:rPr>
                <w:rtl w:val="0"/>
              </w:rPr>
              <w:t xml:space="preserve">int unsigned</w:t>
            </w:r>
          </w:p>
        </w:tc>
        <w:tc>
          <w:tcPr>
            <w:vAlign w:val="center"/>
          </w:tcPr>
          <w:p w:rsidR="00000000" w:rsidDel="00000000" w:rsidP="00000000" w:rsidRDefault="00000000" w:rsidRPr="00000000" w14:paraId="000003F2">
            <w:pPr>
              <w:keepNext w:val="1"/>
              <w:spacing w:after="40" w:before="40" w:line="252.00000000000003" w:lineRule="auto"/>
              <w:jc w:val="both"/>
              <w:rPr/>
            </w:pPr>
            <w:r>
              <w:rPr>
                <w:rtl w:val="0"/>
              </w:rPr>
              <w:t xml:space="preserve">Số phút của một khung thời gian phục vụ.</w:t>
            </w:r>
          </w:p>
        </w:tc>
      </w:tr>
      <w:tr>
        <w:trPr>
          <w:cantSplit w:val="1"/>
          <w:tblHeader w:val="0"/>
        </w:trPr>
        <w:tc>
          <w:tcPr>
            <w:vAlign w:val="center"/>
          </w:tcPr>
          <w:p w:rsidR="00000000" w:rsidDel="00000000" w:rsidP="00000000" w:rsidRDefault="00000000" w:rsidRPr="00000000" w14:paraId="000003F3">
            <w:pPr>
              <w:keepNext w:val="1"/>
              <w:spacing w:after="40" w:before="40" w:line="252.00000000000003" w:lineRule="auto"/>
              <w:jc w:val="center"/>
              <w:rPr/>
            </w:pPr>
            <w:r>
              <w:rPr>
                <w:rtl w:val="0"/>
              </w:rPr>
              <w:t xml:space="preserve">max_orders_per_slot</w:t>
            </w:r>
          </w:p>
        </w:tc>
        <w:tc>
          <w:tcPr>
            <w:vAlign w:val="center"/>
          </w:tcPr>
          <w:p w:rsidR="00000000" w:rsidDel="00000000" w:rsidP="00000000" w:rsidRDefault="00000000" w:rsidRPr="00000000" w14:paraId="000003F4">
            <w:pPr>
              <w:keepNext w:val="1"/>
              <w:spacing w:after="40" w:before="40" w:line="252.00000000000003" w:lineRule="auto"/>
              <w:jc w:val="center"/>
              <w:rPr/>
            </w:pPr>
            <w:r>
              <w:rPr>
                <w:rtl w:val="0"/>
              </w:rPr>
              <w:t xml:space="preserve">int unsigned</w:t>
            </w:r>
          </w:p>
        </w:tc>
        <w:tc>
          <w:tcPr>
            <w:vAlign w:val="center"/>
          </w:tcPr>
          <w:p w:rsidR="00000000" w:rsidDel="00000000" w:rsidP="00000000" w:rsidRDefault="00000000" w:rsidRPr="00000000" w14:paraId="000003F5">
            <w:pPr>
              <w:keepNext w:val="1"/>
              <w:spacing w:after="40" w:before="40" w:line="252.00000000000003" w:lineRule="auto"/>
              <w:jc w:val="both"/>
              <w:rPr/>
            </w:pPr>
            <w:r>
              <w:rPr>
                <w:rtl w:val="0"/>
              </w:rPr>
              <w:t xml:space="preserve">Số đơn tối đa trong mỗi khung thời gian.</w:t>
            </w:r>
          </w:p>
        </w:tc>
      </w:tr>
      <w:tr>
        <w:trPr>
          <w:cantSplit w:val="1"/>
          <w:tblHeader w:val="0"/>
        </w:trPr>
        <w:tc>
          <w:tcPr>
            <w:vAlign w:val="center"/>
          </w:tcPr>
          <w:p w:rsidR="00000000" w:rsidDel="00000000" w:rsidP="00000000" w:rsidRDefault="00000000" w:rsidRPr="00000000" w14:paraId="000003F6">
            <w:pPr>
              <w:keepNext w:val="1"/>
              <w:spacing w:after="40" w:before="40" w:line="252.00000000000003" w:lineRule="auto"/>
              <w:jc w:val="center"/>
              <w:rPr/>
            </w:pPr>
            <w:r>
              <w:rPr>
                <w:rtl w:val="0"/>
              </w:rPr>
              <w:t xml:space="preserve">is_active</w:t>
            </w:r>
          </w:p>
        </w:tc>
        <w:tc>
          <w:tcPr>
            <w:vAlign w:val="center"/>
          </w:tcPr>
          <w:p w:rsidR="00000000" w:rsidDel="00000000" w:rsidP="00000000" w:rsidRDefault="00000000" w:rsidRPr="00000000" w14:paraId="000003F7">
            <w:pPr>
              <w:keepNext w:val="1"/>
              <w:spacing w:after="40" w:before="40" w:line="252.00000000000003" w:lineRule="auto"/>
              <w:jc w:val="center"/>
              <w:rPr/>
            </w:pPr>
            <w:r>
              <w:rPr>
                <w:rtl w:val="0"/>
              </w:rPr>
              <w:t xml:space="preserve">tinyint(1)</w:t>
            </w:r>
          </w:p>
        </w:tc>
        <w:tc>
          <w:tcPr>
            <w:vAlign w:val="center"/>
          </w:tcPr>
          <w:p w:rsidR="00000000" w:rsidDel="00000000" w:rsidP="00000000" w:rsidRDefault="00000000" w:rsidRPr="00000000" w14:paraId="000003F8">
            <w:pPr>
              <w:keepNext w:val="1"/>
              <w:spacing w:after="40" w:before="40" w:line="252.00000000000003" w:lineRule="auto"/>
              <w:jc w:val="both"/>
              <w:rPr/>
            </w:pPr>
            <w:r>
              <w:rPr>
                <w:rtl w:val="0"/>
              </w:rPr>
              <w:t xml:space="preserve">Cờ hoạt động: 1 là hoạt động, 0 là ngừng hoạt động.</w:t>
            </w:r>
          </w:p>
        </w:tc>
      </w:tr>
      <w:tr>
        <w:trPr>
          <w:cantSplit w:val="1"/>
          <w:tblHeader w:val="0"/>
        </w:trPr>
        <w:tc>
          <w:tcPr>
            <w:vAlign w:val="center"/>
          </w:tcPr>
          <w:p w:rsidR="00000000" w:rsidDel="00000000" w:rsidP="00000000" w:rsidRDefault="00000000" w:rsidRPr="00000000" w14:paraId="000003F9">
            <w:pPr>
              <w:keepNext w:val="1"/>
              <w:spacing w:after="40" w:before="40" w:line="252.00000000000003" w:lineRule="auto"/>
              <w:jc w:val="center"/>
              <w:rPr/>
            </w:pPr>
            <w:r>
              <w:rPr>
                <w:rtl w:val="0"/>
              </w:rPr>
              <w:t xml:space="preserve">image</w:t>
            </w:r>
          </w:p>
        </w:tc>
        <w:tc>
          <w:tcPr>
            <w:vAlign w:val="center"/>
          </w:tcPr>
          <w:p w:rsidR="00000000" w:rsidDel="00000000" w:rsidP="00000000" w:rsidRDefault="00000000" w:rsidRPr="00000000" w14:paraId="000003FA">
            <w:pPr>
              <w:keepNext w:val="1"/>
              <w:spacing w:after="40" w:before="40" w:line="252.00000000000003" w:lineRule="auto"/>
              <w:jc w:val="center"/>
              <w:rPr/>
            </w:pPr>
            <w:r>
              <w:rPr>
                <w:rtl w:val="0"/>
              </w:rPr>
              <w:t xml:space="preserve">varchar(255)</w:t>
            </w:r>
          </w:p>
        </w:tc>
        <w:tc>
          <w:tcPr>
            <w:vAlign w:val="center"/>
          </w:tcPr>
          <w:p w:rsidR="00000000" w:rsidDel="00000000" w:rsidP="00000000" w:rsidRDefault="00000000" w:rsidRPr="00000000" w14:paraId="000003FB">
            <w:pPr>
              <w:keepNext w:val="1"/>
              <w:spacing w:after="40" w:before="40" w:line="252.00000000000003" w:lineRule="auto"/>
              <w:jc w:val="center"/>
              <w:rPr/>
            </w:pPr>
            <w:r>
              <w:rPr>
                <w:rtl w:val="0"/>
              </w:rPr>
              <w:t xml:space="preserve">Đường dẫn ảnh chi nhánh.</w:t>
            </w:r>
          </w:p>
        </w:tc>
      </w:tr>
      <w:tr>
        <w:trPr>
          <w:cantSplit w:val="1"/>
          <w:tblHeader w:val="0"/>
        </w:trPr>
        <w:tc>
          <w:tcPr>
            <w:vAlign w:val="center"/>
          </w:tcPr>
          <w:p w:rsidR="00000000" w:rsidDel="00000000" w:rsidP="00000000" w:rsidRDefault="00000000" w:rsidRPr="00000000" w14:paraId="000003FC">
            <w:pPr>
              <w:keepNext w:val="1"/>
              <w:spacing w:after="40" w:before="40" w:line="252.00000000000003" w:lineRule="auto"/>
              <w:jc w:val="center"/>
              <w:rPr/>
            </w:pPr>
            <w:r>
              <w:rPr>
                <w:rtl w:val="0"/>
              </w:rPr>
              <w:t xml:space="preserve">created_at</w:t>
            </w:r>
          </w:p>
        </w:tc>
        <w:tc>
          <w:tcPr>
            <w:vAlign w:val="center"/>
          </w:tcPr>
          <w:p w:rsidR="00000000" w:rsidDel="00000000" w:rsidP="00000000" w:rsidRDefault="00000000" w:rsidRPr="00000000" w14:paraId="000003FD">
            <w:pPr>
              <w:keepNext w:val="1"/>
              <w:spacing w:after="40" w:before="40" w:line="252.00000000000003" w:lineRule="auto"/>
              <w:jc w:val="center"/>
              <w:rPr/>
            </w:pPr>
            <w:r>
              <w:rPr>
                <w:rtl w:val="0"/>
              </w:rPr>
              <w:t xml:space="preserve">timestamp</w:t>
            </w:r>
          </w:p>
        </w:tc>
        <w:tc>
          <w:tcPr>
            <w:vAlign w:val="center"/>
          </w:tcPr>
          <w:p w:rsidR="00000000" w:rsidDel="00000000" w:rsidP="00000000" w:rsidRDefault="00000000" w:rsidRPr="00000000" w14:paraId="000003FE">
            <w:pPr>
              <w:keepNext w:val="1"/>
              <w:spacing w:after="40" w:before="40" w:line="252.00000000000003" w:lineRule="auto"/>
              <w:jc w:val="center"/>
              <w:rPr/>
            </w:pPr>
            <w:r>
              <w:rPr>
                <w:rtl w:val="0"/>
              </w:rPr>
              <w:t xml:space="preserve">Thời điểm tạo bản ghi.</w:t>
            </w:r>
          </w:p>
        </w:tc>
      </w:tr>
      <w:tr>
        <w:trPr>
          <w:cantSplit w:val="1"/>
          <w:tblHeader w:val="0"/>
        </w:trPr>
        <w:tc>
          <w:tcPr>
            <w:vAlign w:val="center"/>
          </w:tcPr>
          <w:p w:rsidR="00000000" w:rsidDel="00000000" w:rsidP="00000000" w:rsidRDefault="00000000" w:rsidRPr="00000000" w14:paraId="000003FF">
            <w:pPr>
              <w:keepNext w:val="1"/>
              <w:spacing w:after="40" w:before="40" w:line="252.00000000000003" w:lineRule="auto"/>
              <w:jc w:val="center"/>
              <w:rPr/>
            </w:pPr>
            <w:r>
              <w:rPr>
                <w:rtl w:val="0"/>
              </w:rPr>
              <w:t xml:space="preserve">updated_at</w:t>
            </w:r>
          </w:p>
        </w:tc>
        <w:tc>
          <w:tcPr>
            <w:vAlign w:val="center"/>
          </w:tcPr>
          <w:p w:rsidR="00000000" w:rsidDel="00000000" w:rsidP="00000000" w:rsidRDefault="00000000" w:rsidRPr="00000000" w14:paraId="00000400">
            <w:pPr>
              <w:keepNext w:val="1"/>
              <w:spacing w:after="40" w:before="40" w:line="252.00000000000003" w:lineRule="auto"/>
              <w:jc w:val="center"/>
              <w:rPr/>
            </w:pPr>
            <w:r>
              <w:rPr>
                <w:rtl w:val="0"/>
              </w:rPr>
              <w:t xml:space="preserve">timestamp</w:t>
            </w:r>
          </w:p>
        </w:tc>
        <w:tc>
          <w:tcPr>
            <w:vAlign w:val="center"/>
          </w:tcPr>
          <w:p w:rsidR="00000000" w:rsidDel="00000000" w:rsidP="00000000" w:rsidRDefault="00000000" w:rsidRPr="00000000" w14:paraId="00000401">
            <w:pPr>
              <w:keepNext w:val="1"/>
              <w:spacing w:after="40" w:before="40" w:line="252.00000000000003" w:lineRule="auto"/>
              <w:jc w:val="center"/>
              <w:rPr/>
            </w:pPr>
            <w:r>
              <w:rPr>
                <w:rtl w:val="0"/>
              </w:rPr>
              <w:t xml:space="preserve">Thời điểm cập nhật bản ghi gần nhất.</w:t>
            </w:r>
          </w:p>
        </w:tc>
      </w:tr>
      <w:tr>
        <w:trPr>
          <w:cantSplit w:val="1"/>
          <w:tblHeader w:val="0"/>
        </w:trPr>
        <w:tc>
          <w:tcPr>
            <w:vAlign w:val="center"/>
          </w:tcPr>
          <w:p w:rsidR="00000000" w:rsidDel="00000000" w:rsidP="00000000" w:rsidRDefault="00000000" w:rsidRPr="00000000" w14:paraId="00000402">
            <w:pPr>
              <w:spacing w:after="40" w:before="40" w:line="252.00000000000003" w:lineRule="auto"/>
              <w:jc w:val="center"/>
              <w:rPr/>
            </w:pPr>
            <w:r>
              <w:rPr>
                <w:rtl w:val="0"/>
              </w:rPr>
              <w:t xml:space="preserve">deleted_at</w:t>
            </w:r>
          </w:p>
        </w:tc>
        <w:tc>
          <w:tcPr>
            <w:vAlign w:val="center"/>
          </w:tcPr>
          <w:p w:rsidR="00000000" w:rsidDel="00000000" w:rsidP="00000000" w:rsidRDefault="00000000" w:rsidRPr="00000000" w14:paraId="00000403">
            <w:pPr>
              <w:spacing w:after="40" w:before="40" w:line="252.00000000000003" w:lineRule="auto"/>
              <w:jc w:val="center"/>
              <w:rPr/>
            </w:pPr>
            <w:r>
              <w:rPr>
                <w:rtl w:val="0"/>
              </w:rPr>
              <w:t xml:space="preserve">timestamp</w:t>
            </w:r>
          </w:p>
        </w:tc>
        <w:tc>
          <w:tcPr>
            <w:vAlign w:val="center"/>
          </w:tcPr>
          <w:p w:rsidR="00000000" w:rsidDel="00000000" w:rsidP="00000000" w:rsidRDefault="00000000" w:rsidRPr="00000000" w14:paraId="00000404">
            <w:pPr>
              <w:spacing w:after="40" w:before="40" w:line="252.00000000000003" w:lineRule="auto"/>
              <w:jc w:val="center"/>
              <w:rPr/>
            </w:pPr>
            <w:r>
              <w:rPr>
                <w:rtl w:val="0"/>
              </w:rPr>
              <w:t xml:space="preserve">Thời điểm xóa mềm bản ghi.</w:t>
            </w:r>
          </w:p>
        </w:tc>
      </w:tr>
    </w:tbl>
    <w:p w:rsidR="00000000" w:rsidDel="00000000" w:rsidP="00000000" w:rsidRDefault="00000000" w:rsidRPr="00000000" w14:paraId="00000405">
      <w:pPr>
        <w:keepNext w:val="1"/>
        <w:spacing w:before="120" w:lineRule="auto"/>
        <w:jc w:val="both"/>
        <w:rPr>
          <w:b w:val="1"/>
          <w:bCs w:val="1"/>
        </w:rPr>
      </w:pPr>
      <w:r>
        <w:rPr>
          <w:b w:val="1"/>
          <w:bCs w:val="1"/>
          <w:rtl w:val="0"/>
        </w:rPr>
        <w:t xml:space="preserve">-  Bảng users </w:t>
      </w:r>
    </w:p>
    <w:bookmarkStart w:colFirst="0" w:colLast="0" w:name="uumgz32tfg2d" w:id="61"/>
    <w:bookmarkEnd w:id="61"/>
    <w:p w:rsidR="00000000" w:rsidDel="00000000" w:rsidP="00000000" w:rsidRDefault="00000000" w:rsidRPr="00000000" w14:paraId="00000406">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dữ liệu bảng users.</w:t>
      </w:r>
      <w:r>
        <w:rPr>
          <w:rtl w:val="0"/>
        </w:rPr>
      </w:r>
    </w:p>
    <w:tbl>
      <w:tblPr>
        <w:tblStyle w:val="Table24"/>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4"/>
        <w:gridCol w:w="1814"/>
        <w:gridCol w:w="4762"/>
        <w:tblGridChange w:id="0">
          <w:tblGrid>
            <w:gridCol w:w="2494"/>
            <w:gridCol w:w="1814"/>
            <w:gridCol w:w="4762"/>
          </w:tblGrid>
        </w:tblGridChange>
      </w:tblGrid>
      <w:tr>
        <w:trPr>
          <w:cantSplit w:val="1"/>
          <w:tblHeader w:val="1"/>
        </w:trPr>
        <w:tc>
          <w:tcPr>
            <w:shd w:fill="ededed" w:val="clear"/>
            <w:vAlign w:val="center"/>
          </w:tcPr>
          <w:p w:rsidR="00000000" w:rsidDel="00000000" w:rsidP="00000000" w:rsidRDefault="00000000" w:rsidRPr="00000000" w14:paraId="00000407">
            <w:pPr>
              <w:keepNext w:val="1"/>
              <w:spacing w:after="40" w:before="40" w:line="252.00000000000003" w:lineRule="auto"/>
              <w:jc w:val="center"/>
              <w:rPr>
                <w:b w:val="1"/>
                <w:bCs w:val="1"/>
              </w:rPr>
            </w:pPr>
            <w:r>
              <w:rPr>
                <w:b w:val="1"/>
                <w:bCs w:val="1"/>
                <w:rtl w:val="0"/>
              </w:rPr>
              <w:t xml:space="preserve">Tên thuộc tính</w:t>
            </w:r>
          </w:p>
        </w:tc>
        <w:tc>
          <w:tcPr>
            <w:shd w:fill="ededed" w:val="clear"/>
            <w:vAlign w:val="center"/>
          </w:tcPr>
          <w:p w:rsidR="00000000" w:rsidDel="00000000" w:rsidP="00000000" w:rsidRDefault="00000000" w:rsidRPr="00000000" w14:paraId="00000408">
            <w:pPr>
              <w:keepNext w:val="1"/>
              <w:spacing w:after="40" w:before="40" w:line="252.00000000000003" w:lineRule="auto"/>
              <w:jc w:val="center"/>
              <w:rPr>
                <w:b w:val="1"/>
                <w:bCs w:val="1"/>
              </w:rPr>
            </w:pPr>
            <w:r>
              <w:rPr>
                <w:b w:val="1"/>
                <w:bCs w:val="1"/>
                <w:rtl w:val="0"/>
              </w:rPr>
              <w:t xml:space="preserve">Kiểu dữ liệu</w:t>
            </w:r>
          </w:p>
        </w:tc>
        <w:tc>
          <w:tcPr>
            <w:shd w:fill="ededed" w:val="clear"/>
            <w:vAlign w:val="center"/>
          </w:tcPr>
          <w:p w:rsidR="00000000" w:rsidDel="00000000" w:rsidP="00000000" w:rsidRDefault="00000000" w:rsidRPr="00000000" w14:paraId="00000409">
            <w:pPr>
              <w:keepNext w:val="1"/>
              <w:spacing w:after="40" w:before="40" w:line="252.00000000000003" w:lineRule="auto"/>
              <w:jc w:val="center"/>
              <w:rPr>
                <w:b w:val="1"/>
                <w:bCs w:val="1"/>
              </w:rPr>
            </w:pPr>
            <w:r>
              <w:rPr>
                <w:b w:val="1"/>
                <w:bCs w:val="1"/>
                <w:rtl w:val="0"/>
              </w:rPr>
              <w:t xml:space="preserve">Mô tả</w:t>
            </w:r>
          </w:p>
        </w:tc>
      </w:tr>
      <w:tr>
        <w:trPr>
          <w:cantSplit w:val="1"/>
          <w:tblHeader w:val="0"/>
        </w:trPr>
        <w:tc>
          <w:tcPr>
            <w:vAlign w:val="center"/>
          </w:tcPr>
          <w:p w:rsidR="00000000" w:rsidDel="00000000" w:rsidP="00000000" w:rsidRDefault="00000000" w:rsidRPr="00000000" w14:paraId="0000040A">
            <w:pPr>
              <w:keepNext w:val="1"/>
              <w:spacing w:after="40" w:before="40" w:line="252.00000000000003" w:lineRule="auto"/>
              <w:jc w:val="center"/>
              <w:rPr/>
            </w:pPr>
            <w:r>
              <w:rPr>
                <w:rtl w:val="0"/>
              </w:rPr>
              <w:t xml:space="preserve">id</w:t>
            </w:r>
          </w:p>
        </w:tc>
        <w:tc>
          <w:tcPr>
            <w:vAlign w:val="center"/>
          </w:tcPr>
          <w:p w:rsidR="00000000" w:rsidDel="00000000" w:rsidP="00000000" w:rsidRDefault="00000000" w:rsidRPr="00000000" w14:paraId="0000040B">
            <w:pPr>
              <w:keepNext w:val="1"/>
              <w:spacing w:after="40" w:before="40" w:line="252.00000000000003" w:lineRule="auto"/>
              <w:jc w:val="center"/>
              <w:rPr/>
            </w:pPr>
            <w:r>
              <w:rPr>
                <w:rtl w:val="0"/>
              </w:rPr>
              <w:t xml:space="preserve">bigint unsigned</w:t>
            </w:r>
          </w:p>
        </w:tc>
        <w:tc>
          <w:tcPr>
            <w:vAlign w:val="center"/>
          </w:tcPr>
          <w:p w:rsidR="00000000" w:rsidDel="00000000" w:rsidP="00000000" w:rsidRDefault="00000000" w:rsidRPr="00000000" w14:paraId="0000040C">
            <w:pPr>
              <w:keepNext w:val="1"/>
              <w:spacing w:after="40" w:before="40" w:line="252.00000000000003" w:lineRule="auto"/>
              <w:jc w:val="center"/>
              <w:rPr/>
            </w:pPr>
            <w:r>
              <w:rPr>
                <w:rtl w:val="0"/>
              </w:rPr>
              <w:t xml:space="preserve">Khóa chính, định danh người dùng.</w:t>
            </w:r>
          </w:p>
        </w:tc>
      </w:tr>
      <w:tr>
        <w:trPr>
          <w:cantSplit w:val="1"/>
          <w:tblHeader w:val="0"/>
        </w:trPr>
        <w:tc>
          <w:tcPr>
            <w:vAlign w:val="center"/>
          </w:tcPr>
          <w:p w:rsidR="00000000" w:rsidDel="00000000" w:rsidP="00000000" w:rsidRDefault="00000000" w:rsidRPr="00000000" w14:paraId="0000040D">
            <w:pPr>
              <w:keepNext w:val="1"/>
              <w:spacing w:after="40" w:before="40" w:line="252.00000000000003" w:lineRule="auto"/>
              <w:jc w:val="center"/>
              <w:rPr/>
            </w:pPr>
            <w:r>
              <w:rPr>
                <w:rtl w:val="0"/>
              </w:rPr>
              <w:t xml:space="preserve">name</w:t>
            </w:r>
          </w:p>
        </w:tc>
        <w:tc>
          <w:tcPr>
            <w:vAlign w:val="center"/>
          </w:tcPr>
          <w:p w:rsidR="00000000" w:rsidDel="00000000" w:rsidP="00000000" w:rsidRDefault="00000000" w:rsidRPr="00000000" w14:paraId="0000040E">
            <w:pPr>
              <w:keepNext w:val="1"/>
              <w:spacing w:after="40" w:before="40" w:line="252.00000000000003" w:lineRule="auto"/>
              <w:jc w:val="center"/>
              <w:rPr/>
            </w:pPr>
            <w:r>
              <w:rPr>
                <w:rtl w:val="0"/>
              </w:rPr>
              <w:t xml:space="preserve">varchar(255)</w:t>
            </w:r>
          </w:p>
        </w:tc>
        <w:tc>
          <w:tcPr>
            <w:vAlign w:val="center"/>
          </w:tcPr>
          <w:p w:rsidR="00000000" w:rsidDel="00000000" w:rsidP="00000000" w:rsidRDefault="00000000" w:rsidRPr="00000000" w14:paraId="0000040F">
            <w:pPr>
              <w:keepNext w:val="1"/>
              <w:spacing w:after="40" w:before="40" w:line="252.00000000000003" w:lineRule="auto"/>
              <w:jc w:val="center"/>
              <w:rPr/>
            </w:pPr>
            <w:r>
              <w:rPr>
                <w:rtl w:val="0"/>
              </w:rPr>
              <w:t xml:space="preserve">Họ và tên người dùng.</w:t>
            </w:r>
          </w:p>
        </w:tc>
      </w:tr>
      <w:tr>
        <w:trPr>
          <w:cantSplit w:val="1"/>
          <w:tblHeader w:val="0"/>
        </w:trPr>
        <w:tc>
          <w:tcPr>
            <w:vAlign w:val="center"/>
          </w:tcPr>
          <w:p w:rsidR="00000000" w:rsidDel="00000000" w:rsidP="00000000" w:rsidRDefault="00000000" w:rsidRPr="00000000" w14:paraId="00000410">
            <w:pPr>
              <w:keepNext w:val="1"/>
              <w:spacing w:after="40" w:before="40" w:line="252.00000000000003" w:lineRule="auto"/>
              <w:jc w:val="center"/>
              <w:rPr/>
            </w:pPr>
            <w:r>
              <w:rPr>
                <w:rtl w:val="0"/>
              </w:rPr>
              <w:t xml:space="preserve">email</w:t>
            </w:r>
          </w:p>
        </w:tc>
        <w:tc>
          <w:tcPr>
            <w:vAlign w:val="center"/>
          </w:tcPr>
          <w:p w:rsidR="00000000" w:rsidDel="00000000" w:rsidP="00000000" w:rsidRDefault="00000000" w:rsidRPr="00000000" w14:paraId="00000411">
            <w:pPr>
              <w:keepNext w:val="1"/>
              <w:spacing w:after="40" w:before="40" w:line="252.00000000000003" w:lineRule="auto"/>
              <w:jc w:val="center"/>
              <w:rPr/>
            </w:pPr>
            <w:r>
              <w:rPr>
                <w:rtl w:val="0"/>
              </w:rPr>
              <w:t xml:space="preserve">varchar(255)</w:t>
            </w:r>
          </w:p>
        </w:tc>
        <w:tc>
          <w:tcPr>
            <w:vAlign w:val="center"/>
          </w:tcPr>
          <w:p w:rsidR="00000000" w:rsidDel="00000000" w:rsidP="00000000" w:rsidRDefault="00000000" w:rsidRPr="00000000" w14:paraId="00000412">
            <w:pPr>
              <w:keepNext w:val="1"/>
              <w:spacing w:after="40" w:before="40" w:line="252.00000000000003" w:lineRule="auto"/>
              <w:jc w:val="center"/>
              <w:rPr/>
            </w:pPr>
            <w:r>
              <w:rPr>
                <w:rtl w:val="0"/>
              </w:rPr>
              <w:t xml:space="preserve">Địa chỉ thư điện tử.</w:t>
            </w:r>
          </w:p>
        </w:tc>
      </w:tr>
      <w:tr>
        <w:trPr>
          <w:cantSplit w:val="1"/>
          <w:tblHeader w:val="0"/>
        </w:trPr>
        <w:tc>
          <w:tcPr>
            <w:vAlign w:val="center"/>
          </w:tcPr>
          <w:p w:rsidR="00000000" w:rsidDel="00000000" w:rsidP="00000000" w:rsidRDefault="00000000" w:rsidRPr="00000000" w14:paraId="00000413">
            <w:pPr>
              <w:keepNext w:val="1"/>
              <w:spacing w:after="40" w:before="40" w:line="252.00000000000003" w:lineRule="auto"/>
              <w:jc w:val="center"/>
              <w:rPr/>
            </w:pPr>
            <w:r>
              <w:rPr>
                <w:rtl w:val="0"/>
              </w:rPr>
              <w:t xml:space="preserve">email_verified_at</w:t>
            </w:r>
          </w:p>
        </w:tc>
        <w:tc>
          <w:tcPr>
            <w:vAlign w:val="center"/>
          </w:tcPr>
          <w:p w:rsidR="00000000" w:rsidDel="00000000" w:rsidP="00000000" w:rsidRDefault="00000000" w:rsidRPr="00000000" w14:paraId="00000414">
            <w:pPr>
              <w:keepNext w:val="1"/>
              <w:spacing w:after="40" w:before="40" w:line="252.00000000000003" w:lineRule="auto"/>
              <w:jc w:val="center"/>
              <w:rPr/>
            </w:pPr>
            <w:r>
              <w:rPr>
                <w:rtl w:val="0"/>
              </w:rPr>
              <w:t xml:space="preserve">timestamp</w:t>
            </w:r>
          </w:p>
        </w:tc>
        <w:tc>
          <w:tcPr>
            <w:vAlign w:val="center"/>
          </w:tcPr>
          <w:p w:rsidR="00000000" w:rsidDel="00000000" w:rsidP="00000000" w:rsidRDefault="00000000" w:rsidRPr="00000000" w14:paraId="00000415">
            <w:pPr>
              <w:keepNext w:val="1"/>
              <w:spacing w:after="40" w:before="40" w:line="252.00000000000003" w:lineRule="auto"/>
              <w:jc w:val="center"/>
              <w:rPr/>
            </w:pPr>
            <w:r>
              <w:rPr>
                <w:rtl w:val="0"/>
              </w:rPr>
              <w:t xml:space="preserve">Thời điểm xác minh địa chỉ email.</w:t>
            </w:r>
          </w:p>
        </w:tc>
      </w:tr>
      <w:tr>
        <w:trPr>
          <w:cantSplit w:val="1"/>
          <w:tblHeader w:val="0"/>
        </w:trPr>
        <w:tc>
          <w:tcPr>
            <w:vAlign w:val="center"/>
          </w:tcPr>
          <w:p w:rsidR="00000000" w:rsidDel="00000000" w:rsidP="00000000" w:rsidRDefault="00000000" w:rsidRPr="00000000" w14:paraId="00000416">
            <w:pPr>
              <w:keepNext w:val="1"/>
              <w:spacing w:after="40" w:before="40" w:line="252.00000000000003" w:lineRule="auto"/>
              <w:jc w:val="center"/>
              <w:rPr/>
            </w:pPr>
            <w:r>
              <w:rPr>
                <w:rtl w:val="0"/>
              </w:rPr>
              <w:t xml:space="preserve">password</w:t>
            </w:r>
          </w:p>
        </w:tc>
        <w:tc>
          <w:tcPr>
            <w:vAlign w:val="center"/>
          </w:tcPr>
          <w:p w:rsidR="00000000" w:rsidDel="00000000" w:rsidP="00000000" w:rsidRDefault="00000000" w:rsidRPr="00000000" w14:paraId="00000417">
            <w:pPr>
              <w:keepNext w:val="1"/>
              <w:spacing w:after="40" w:before="40" w:line="252.00000000000003" w:lineRule="auto"/>
              <w:jc w:val="center"/>
              <w:rPr/>
            </w:pPr>
            <w:r>
              <w:rPr>
                <w:rtl w:val="0"/>
              </w:rPr>
              <w:t xml:space="preserve">varchar(255)</w:t>
            </w:r>
          </w:p>
        </w:tc>
        <w:tc>
          <w:tcPr>
            <w:vAlign w:val="center"/>
          </w:tcPr>
          <w:p w:rsidR="00000000" w:rsidDel="00000000" w:rsidP="00000000" w:rsidRDefault="00000000" w:rsidRPr="00000000" w14:paraId="00000418">
            <w:pPr>
              <w:keepNext w:val="1"/>
              <w:spacing w:after="40" w:before="40" w:line="252.00000000000003" w:lineRule="auto"/>
              <w:jc w:val="center"/>
              <w:rPr/>
            </w:pPr>
            <w:r>
              <w:rPr>
                <w:rtl w:val="0"/>
              </w:rPr>
              <w:t xml:space="preserve">Mật khẩu được lưu dưới dạng băm.</w:t>
            </w:r>
          </w:p>
        </w:tc>
      </w:tr>
      <w:tr>
        <w:trPr>
          <w:cantSplit w:val="1"/>
          <w:tblHeader w:val="0"/>
        </w:trPr>
        <w:tc>
          <w:tcPr>
            <w:vAlign w:val="center"/>
          </w:tcPr>
          <w:p w:rsidR="00000000" w:rsidDel="00000000" w:rsidP="00000000" w:rsidRDefault="00000000" w:rsidRPr="00000000" w14:paraId="00000419">
            <w:pPr>
              <w:keepNext w:val="1"/>
              <w:spacing w:after="40" w:before="40" w:line="252.00000000000003" w:lineRule="auto"/>
              <w:jc w:val="center"/>
              <w:rPr/>
            </w:pPr>
            <w:r>
              <w:rPr>
                <w:rtl w:val="0"/>
              </w:rPr>
              <w:t xml:space="preserve">phone</w:t>
            </w:r>
          </w:p>
        </w:tc>
        <w:tc>
          <w:tcPr>
            <w:vAlign w:val="center"/>
          </w:tcPr>
          <w:p w:rsidR="00000000" w:rsidDel="00000000" w:rsidP="00000000" w:rsidRDefault="00000000" w:rsidRPr="00000000" w14:paraId="0000041A">
            <w:pPr>
              <w:keepNext w:val="1"/>
              <w:spacing w:after="40" w:before="40" w:line="252.00000000000003" w:lineRule="auto"/>
              <w:jc w:val="center"/>
              <w:rPr/>
            </w:pPr>
            <w:r>
              <w:rPr>
                <w:rtl w:val="0"/>
              </w:rPr>
              <w:t xml:space="preserve">varchar(20)</w:t>
            </w:r>
          </w:p>
        </w:tc>
        <w:tc>
          <w:tcPr>
            <w:vAlign w:val="center"/>
          </w:tcPr>
          <w:p w:rsidR="00000000" w:rsidDel="00000000" w:rsidP="00000000" w:rsidRDefault="00000000" w:rsidRPr="00000000" w14:paraId="0000041B">
            <w:pPr>
              <w:keepNext w:val="1"/>
              <w:spacing w:after="40" w:before="40" w:line="252.00000000000003" w:lineRule="auto"/>
              <w:jc w:val="center"/>
              <w:rPr/>
            </w:pPr>
            <w:r>
              <w:rPr>
                <w:rtl w:val="0"/>
              </w:rPr>
              <w:t xml:space="preserve">Số điện thoại người dùng.</w:t>
            </w:r>
          </w:p>
        </w:tc>
      </w:tr>
      <w:tr>
        <w:trPr>
          <w:cantSplit w:val="1"/>
          <w:tblHeader w:val="0"/>
        </w:trPr>
        <w:tc>
          <w:tcPr>
            <w:vAlign w:val="center"/>
          </w:tcPr>
          <w:p w:rsidR="00000000" w:rsidDel="00000000" w:rsidP="00000000" w:rsidRDefault="00000000" w:rsidRPr="00000000" w14:paraId="0000041C">
            <w:pPr>
              <w:keepNext w:val="1"/>
              <w:spacing w:after="40" w:before="40" w:line="252.00000000000003" w:lineRule="auto"/>
              <w:jc w:val="center"/>
              <w:rPr/>
            </w:pPr>
            <w:r>
              <w:rPr>
                <w:rtl w:val="0"/>
              </w:rPr>
              <w:t xml:space="preserve">role</w:t>
            </w:r>
          </w:p>
        </w:tc>
        <w:tc>
          <w:tcPr>
            <w:vAlign w:val="center"/>
          </w:tcPr>
          <w:p w:rsidR="00000000" w:rsidDel="00000000" w:rsidP="00000000" w:rsidRDefault="00000000" w:rsidRPr="00000000" w14:paraId="0000041D">
            <w:pPr>
              <w:keepNext w:val="1"/>
              <w:spacing w:after="40" w:before="40" w:line="252.00000000000003" w:lineRule="auto"/>
              <w:jc w:val="center"/>
              <w:rPr/>
            </w:pPr>
            <w:r>
              <w:rPr>
                <w:rtl w:val="0"/>
              </w:rPr>
              <w:t xml:space="preserve">enum('customer', 'kitchen', 'staff', 'manager', 'admin')</w:t>
            </w:r>
          </w:p>
        </w:tc>
        <w:tc>
          <w:tcPr>
            <w:vAlign w:val="center"/>
          </w:tcPr>
          <w:p w:rsidR="00000000" w:rsidDel="00000000" w:rsidP="00000000" w:rsidRDefault="00000000" w:rsidRPr="00000000" w14:paraId="0000041E">
            <w:pPr>
              <w:keepNext w:val="1"/>
              <w:spacing w:after="40" w:before="40" w:line="252.00000000000003" w:lineRule="auto"/>
              <w:jc w:val="both"/>
              <w:rPr/>
            </w:pPr>
            <w:r>
              <w:rPr>
                <w:rtl w:val="0"/>
              </w:rPr>
              <w:t xml:space="preserve">Vai trò: khách hàng, đầu bếp, nhân viên, quản lý chi nhánh hoặc quản trị viên.</w:t>
            </w:r>
          </w:p>
        </w:tc>
      </w:tr>
      <w:tr>
        <w:trPr>
          <w:cantSplit w:val="1"/>
          <w:tblHeader w:val="0"/>
        </w:trPr>
        <w:tc>
          <w:tcPr>
            <w:vAlign w:val="center"/>
          </w:tcPr>
          <w:p w:rsidR="00000000" w:rsidDel="00000000" w:rsidP="00000000" w:rsidRDefault="00000000" w:rsidRPr="00000000" w14:paraId="0000041F">
            <w:pPr>
              <w:keepNext w:val="1"/>
              <w:spacing w:after="40" w:before="40" w:line="252.00000000000003" w:lineRule="auto"/>
              <w:jc w:val="center"/>
              <w:rPr/>
            </w:pPr>
            <w:r>
              <w:rPr>
                <w:rtl w:val="0"/>
              </w:rPr>
              <w:t xml:space="preserve">branch_id</w:t>
            </w:r>
          </w:p>
        </w:tc>
        <w:tc>
          <w:tcPr>
            <w:vAlign w:val="center"/>
          </w:tcPr>
          <w:p w:rsidR="00000000" w:rsidDel="00000000" w:rsidP="00000000" w:rsidRDefault="00000000" w:rsidRPr="00000000" w14:paraId="00000420">
            <w:pPr>
              <w:keepNext w:val="1"/>
              <w:spacing w:after="40" w:before="40" w:line="252.00000000000003" w:lineRule="auto"/>
              <w:jc w:val="center"/>
              <w:rPr/>
            </w:pPr>
            <w:r>
              <w:rPr>
                <w:rtl w:val="0"/>
              </w:rPr>
              <w:t xml:space="preserve">bigint unsigned</w:t>
            </w:r>
          </w:p>
        </w:tc>
        <w:tc>
          <w:tcPr>
            <w:vAlign w:val="center"/>
          </w:tcPr>
          <w:p w:rsidR="00000000" w:rsidDel="00000000" w:rsidP="00000000" w:rsidRDefault="00000000" w:rsidRPr="00000000" w14:paraId="00000421">
            <w:pPr>
              <w:keepNext w:val="1"/>
              <w:spacing w:after="40" w:before="40" w:line="252.00000000000003" w:lineRule="auto"/>
              <w:jc w:val="both"/>
              <w:rPr/>
            </w:pPr>
            <w:r>
              <w:rPr>
                <w:rtl w:val="0"/>
              </w:rPr>
              <w:t xml:space="preserve">Khóa ngoại tham chiếu branches.id; chi nhánh của người dùng.</w:t>
            </w:r>
          </w:p>
        </w:tc>
      </w:tr>
      <w:tr>
        <w:trPr>
          <w:cantSplit w:val="1"/>
          <w:tblHeader w:val="0"/>
        </w:trPr>
        <w:tc>
          <w:tcPr>
            <w:vAlign w:val="center"/>
          </w:tcPr>
          <w:p w:rsidR="00000000" w:rsidDel="00000000" w:rsidP="00000000" w:rsidRDefault="00000000" w:rsidRPr="00000000" w14:paraId="00000422">
            <w:pPr>
              <w:keepNext w:val="1"/>
              <w:spacing w:after="40" w:before="40" w:line="252.00000000000003" w:lineRule="auto"/>
              <w:jc w:val="center"/>
              <w:rPr/>
            </w:pPr>
            <w:r>
              <w:rPr>
                <w:rtl w:val="0"/>
              </w:rPr>
              <w:t xml:space="preserve">address</w:t>
            </w:r>
          </w:p>
        </w:tc>
        <w:tc>
          <w:tcPr>
            <w:vAlign w:val="center"/>
          </w:tcPr>
          <w:p w:rsidR="00000000" w:rsidDel="00000000" w:rsidP="00000000" w:rsidRDefault="00000000" w:rsidRPr="00000000" w14:paraId="00000423">
            <w:pPr>
              <w:keepNext w:val="1"/>
              <w:spacing w:after="40" w:before="40" w:line="252.00000000000003" w:lineRule="auto"/>
              <w:jc w:val="center"/>
              <w:rPr/>
            </w:pPr>
            <w:r>
              <w:rPr>
                <w:rtl w:val="0"/>
              </w:rPr>
              <w:t xml:space="preserve">text</w:t>
            </w:r>
          </w:p>
        </w:tc>
        <w:tc>
          <w:tcPr>
            <w:vAlign w:val="center"/>
          </w:tcPr>
          <w:p w:rsidR="00000000" w:rsidDel="00000000" w:rsidP="00000000" w:rsidRDefault="00000000" w:rsidRPr="00000000" w14:paraId="00000424">
            <w:pPr>
              <w:keepNext w:val="1"/>
              <w:spacing w:after="40" w:before="40" w:line="252.00000000000003" w:lineRule="auto"/>
              <w:jc w:val="center"/>
              <w:rPr/>
            </w:pPr>
            <w:r>
              <w:rPr>
                <w:rtl w:val="0"/>
              </w:rPr>
              <w:t xml:space="preserve">Địa chỉ người dùng.</w:t>
            </w:r>
          </w:p>
        </w:tc>
      </w:tr>
      <w:tr>
        <w:trPr>
          <w:cantSplit w:val="1"/>
          <w:tblHeader w:val="0"/>
        </w:trPr>
        <w:tc>
          <w:tcPr>
            <w:vAlign w:val="center"/>
          </w:tcPr>
          <w:p w:rsidR="00000000" w:rsidDel="00000000" w:rsidP="00000000" w:rsidRDefault="00000000" w:rsidRPr="00000000" w14:paraId="00000425">
            <w:pPr>
              <w:keepNext w:val="1"/>
              <w:spacing w:after="40" w:before="40" w:line="252.00000000000003" w:lineRule="auto"/>
              <w:jc w:val="center"/>
              <w:rPr/>
            </w:pPr>
            <w:r>
              <w:rPr>
                <w:rtl w:val="0"/>
              </w:rPr>
              <w:t xml:space="preserve">avatar</w:t>
            </w:r>
          </w:p>
        </w:tc>
        <w:tc>
          <w:tcPr>
            <w:vAlign w:val="center"/>
          </w:tcPr>
          <w:p w:rsidR="00000000" w:rsidDel="00000000" w:rsidP="00000000" w:rsidRDefault="00000000" w:rsidRPr="00000000" w14:paraId="00000426">
            <w:pPr>
              <w:keepNext w:val="1"/>
              <w:spacing w:after="40" w:before="40" w:line="252.00000000000003" w:lineRule="auto"/>
              <w:jc w:val="center"/>
              <w:rPr/>
            </w:pPr>
            <w:r>
              <w:rPr>
                <w:rtl w:val="0"/>
              </w:rPr>
              <w:t xml:space="preserve">varchar(255)</w:t>
            </w:r>
          </w:p>
        </w:tc>
        <w:tc>
          <w:tcPr>
            <w:vAlign w:val="center"/>
          </w:tcPr>
          <w:p w:rsidR="00000000" w:rsidDel="00000000" w:rsidP="00000000" w:rsidRDefault="00000000" w:rsidRPr="00000000" w14:paraId="00000427">
            <w:pPr>
              <w:keepNext w:val="1"/>
              <w:spacing w:after="40" w:before="40" w:line="252.00000000000003" w:lineRule="auto"/>
              <w:jc w:val="center"/>
              <w:rPr/>
            </w:pPr>
            <w:r>
              <w:rPr>
                <w:rtl w:val="0"/>
              </w:rPr>
              <w:t xml:space="preserve">Đường dẫn ảnh đại diện.</w:t>
            </w:r>
          </w:p>
        </w:tc>
      </w:tr>
      <w:tr>
        <w:trPr>
          <w:cantSplit w:val="1"/>
          <w:tblHeader w:val="0"/>
        </w:trPr>
        <w:tc>
          <w:tcPr>
            <w:vAlign w:val="center"/>
          </w:tcPr>
          <w:p w:rsidR="00000000" w:rsidDel="00000000" w:rsidP="00000000" w:rsidRDefault="00000000" w:rsidRPr="00000000" w14:paraId="00000428">
            <w:pPr>
              <w:keepNext w:val="1"/>
              <w:spacing w:after="40" w:before="40" w:line="252.00000000000003" w:lineRule="auto"/>
              <w:jc w:val="center"/>
              <w:rPr/>
            </w:pPr>
            <w:r>
              <w:rPr>
                <w:rtl w:val="0"/>
              </w:rPr>
              <w:t xml:space="preserve">is_active</w:t>
            </w:r>
          </w:p>
        </w:tc>
        <w:tc>
          <w:tcPr>
            <w:vAlign w:val="center"/>
          </w:tcPr>
          <w:p w:rsidR="00000000" w:rsidDel="00000000" w:rsidP="00000000" w:rsidRDefault="00000000" w:rsidRPr="00000000" w14:paraId="00000429">
            <w:pPr>
              <w:keepNext w:val="1"/>
              <w:spacing w:after="40" w:before="40" w:line="252.00000000000003" w:lineRule="auto"/>
              <w:jc w:val="center"/>
              <w:rPr/>
            </w:pPr>
            <w:r>
              <w:rPr>
                <w:rtl w:val="0"/>
              </w:rPr>
              <w:t xml:space="preserve">tinyint(1)</w:t>
            </w:r>
          </w:p>
        </w:tc>
        <w:tc>
          <w:tcPr>
            <w:vAlign w:val="center"/>
          </w:tcPr>
          <w:p w:rsidR="00000000" w:rsidDel="00000000" w:rsidP="00000000" w:rsidRDefault="00000000" w:rsidRPr="00000000" w14:paraId="0000042A">
            <w:pPr>
              <w:keepNext w:val="1"/>
              <w:spacing w:after="40" w:before="40" w:line="252.00000000000003" w:lineRule="auto"/>
              <w:jc w:val="center"/>
              <w:rPr/>
            </w:pPr>
            <w:r>
              <w:rPr>
                <w:rtl w:val="0"/>
              </w:rPr>
              <w:t xml:space="preserve">Cờ trạng thái hoạt động của tài khoản.</w:t>
            </w:r>
          </w:p>
        </w:tc>
      </w:tr>
      <w:tr>
        <w:trPr>
          <w:cantSplit w:val="1"/>
          <w:tblHeader w:val="0"/>
        </w:trPr>
        <w:tc>
          <w:tcPr>
            <w:vAlign w:val="center"/>
          </w:tcPr>
          <w:p w:rsidR="00000000" w:rsidDel="00000000" w:rsidP="00000000" w:rsidRDefault="00000000" w:rsidRPr="00000000" w14:paraId="0000042B">
            <w:pPr>
              <w:keepNext w:val="1"/>
              <w:spacing w:after="40" w:before="40" w:line="252.00000000000003" w:lineRule="auto"/>
              <w:jc w:val="center"/>
              <w:rPr/>
            </w:pPr>
            <w:r>
              <w:rPr>
                <w:rtl w:val="0"/>
              </w:rPr>
              <w:t xml:space="preserve">remember_token</w:t>
            </w:r>
          </w:p>
        </w:tc>
        <w:tc>
          <w:tcPr>
            <w:vAlign w:val="center"/>
          </w:tcPr>
          <w:p w:rsidR="00000000" w:rsidDel="00000000" w:rsidP="00000000" w:rsidRDefault="00000000" w:rsidRPr="00000000" w14:paraId="0000042C">
            <w:pPr>
              <w:keepNext w:val="1"/>
              <w:spacing w:after="40" w:before="40" w:line="252.00000000000003" w:lineRule="auto"/>
              <w:jc w:val="center"/>
              <w:rPr/>
            </w:pPr>
            <w:r>
              <w:rPr>
                <w:rtl w:val="0"/>
              </w:rPr>
              <w:t xml:space="preserve">varchar(100)</w:t>
            </w:r>
          </w:p>
        </w:tc>
        <w:tc>
          <w:tcPr>
            <w:vAlign w:val="center"/>
          </w:tcPr>
          <w:p w:rsidR="00000000" w:rsidDel="00000000" w:rsidP="00000000" w:rsidRDefault="00000000" w:rsidRPr="00000000" w14:paraId="0000042D">
            <w:pPr>
              <w:keepNext w:val="1"/>
              <w:spacing w:after="40" w:before="40" w:line="252.00000000000003" w:lineRule="auto"/>
              <w:jc w:val="center"/>
              <w:rPr/>
            </w:pPr>
            <w:r>
              <w:rPr>
                <w:rtl w:val="0"/>
              </w:rPr>
              <w:t xml:space="preserve">Mã ghi nhớ phiên đăng nhập.</w:t>
            </w:r>
          </w:p>
        </w:tc>
      </w:tr>
      <w:tr>
        <w:trPr>
          <w:cantSplit w:val="1"/>
          <w:tblHeader w:val="0"/>
        </w:trPr>
        <w:tc>
          <w:tcPr>
            <w:vAlign w:val="center"/>
          </w:tcPr>
          <w:p w:rsidR="00000000" w:rsidDel="00000000" w:rsidP="00000000" w:rsidRDefault="00000000" w:rsidRPr="00000000" w14:paraId="0000042E">
            <w:pPr>
              <w:keepNext w:val="1"/>
              <w:spacing w:after="40" w:before="40" w:line="252.00000000000003" w:lineRule="auto"/>
              <w:jc w:val="center"/>
              <w:rPr/>
            </w:pPr>
            <w:r>
              <w:rPr>
                <w:rtl w:val="0"/>
              </w:rPr>
              <w:t xml:space="preserve">created_at</w:t>
            </w:r>
          </w:p>
        </w:tc>
        <w:tc>
          <w:tcPr>
            <w:vAlign w:val="center"/>
          </w:tcPr>
          <w:p w:rsidR="00000000" w:rsidDel="00000000" w:rsidP="00000000" w:rsidRDefault="00000000" w:rsidRPr="00000000" w14:paraId="0000042F">
            <w:pPr>
              <w:keepNext w:val="1"/>
              <w:spacing w:after="40" w:before="40" w:line="252.00000000000003" w:lineRule="auto"/>
              <w:jc w:val="center"/>
              <w:rPr/>
            </w:pPr>
            <w:r>
              <w:rPr>
                <w:rtl w:val="0"/>
              </w:rPr>
              <w:t xml:space="preserve">timestamp</w:t>
            </w:r>
          </w:p>
        </w:tc>
        <w:tc>
          <w:tcPr>
            <w:vAlign w:val="center"/>
          </w:tcPr>
          <w:p w:rsidR="00000000" w:rsidDel="00000000" w:rsidP="00000000" w:rsidRDefault="00000000" w:rsidRPr="00000000" w14:paraId="00000430">
            <w:pPr>
              <w:keepNext w:val="1"/>
              <w:spacing w:after="40" w:before="40" w:line="252.00000000000003" w:lineRule="auto"/>
              <w:jc w:val="center"/>
              <w:rPr/>
            </w:pPr>
            <w:r>
              <w:rPr>
                <w:rtl w:val="0"/>
              </w:rPr>
              <w:t xml:space="preserve">Thời điểm tạo bản ghi.</w:t>
            </w:r>
          </w:p>
        </w:tc>
      </w:tr>
      <w:tr>
        <w:trPr>
          <w:cantSplit w:val="1"/>
          <w:tblHeader w:val="0"/>
        </w:trPr>
        <w:tc>
          <w:tcPr>
            <w:vAlign w:val="center"/>
          </w:tcPr>
          <w:p w:rsidR="00000000" w:rsidDel="00000000" w:rsidP="00000000" w:rsidRDefault="00000000" w:rsidRPr="00000000" w14:paraId="00000431">
            <w:pPr>
              <w:keepNext w:val="1"/>
              <w:spacing w:after="40" w:before="40" w:line="252.00000000000003" w:lineRule="auto"/>
              <w:jc w:val="center"/>
              <w:rPr/>
            </w:pPr>
            <w:r>
              <w:rPr>
                <w:rtl w:val="0"/>
              </w:rPr>
              <w:t xml:space="preserve">updated_at</w:t>
            </w:r>
          </w:p>
        </w:tc>
        <w:tc>
          <w:tcPr>
            <w:vAlign w:val="center"/>
          </w:tcPr>
          <w:p w:rsidR="00000000" w:rsidDel="00000000" w:rsidP="00000000" w:rsidRDefault="00000000" w:rsidRPr="00000000" w14:paraId="00000432">
            <w:pPr>
              <w:keepNext w:val="1"/>
              <w:spacing w:after="40" w:before="40" w:line="252.00000000000003" w:lineRule="auto"/>
              <w:jc w:val="center"/>
              <w:rPr/>
            </w:pPr>
            <w:r>
              <w:rPr>
                <w:rtl w:val="0"/>
              </w:rPr>
              <w:t xml:space="preserve">timestamp</w:t>
            </w:r>
          </w:p>
        </w:tc>
        <w:tc>
          <w:tcPr>
            <w:vAlign w:val="center"/>
          </w:tcPr>
          <w:p w:rsidR="00000000" w:rsidDel="00000000" w:rsidP="00000000" w:rsidRDefault="00000000" w:rsidRPr="00000000" w14:paraId="00000433">
            <w:pPr>
              <w:keepNext w:val="1"/>
              <w:spacing w:after="40" w:before="40" w:line="252.00000000000003" w:lineRule="auto"/>
              <w:jc w:val="center"/>
              <w:rPr/>
            </w:pPr>
            <w:r>
              <w:rPr>
                <w:rtl w:val="0"/>
              </w:rPr>
              <w:t xml:space="preserve">Thời điểm cập nhật bản ghi gần nhất.</w:t>
            </w:r>
          </w:p>
        </w:tc>
      </w:tr>
      <w:tr>
        <w:trPr>
          <w:cantSplit w:val="1"/>
          <w:tblHeader w:val="0"/>
        </w:trPr>
        <w:tc>
          <w:tcPr>
            <w:vAlign w:val="center"/>
          </w:tcPr>
          <w:p w:rsidR="00000000" w:rsidDel="00000000" w:rsidP="00000000" w:rsidRDefault="00000000" w:rsidRPr="00000000" w14:paraId="00000434">
            <w:pPr>
              <w:keepNext w:val="1"/>
              <w:spacing w:after="40" w:before="40" w:line="252.00000000000003" w:lineRule="auto"/>
              <w:jc w:val="center"/>
              <w:rPr/>
            </w:pPr>
            <w:r>
              <w:rPr>
                <w:rtl w:val="0"/>
              </w:rPr>
              <w:t xml:space="preserve">deleted_at</w:t>
            </w:r>
          </w:p>
        </w:tc>
        <w:tc>
          <w:tcPr>
            <w:vAlign w:val="center"/>
          </w:tcPr>
          <w:p w:rsidR="00000000" w:rsidDel="00000000" w:rsidP="00000000" w:rsidRDefault="00000000" w:rsidRPr="00000000" w14:paraId="00000435">
            <w:pPr>
              <w:keepNext w:val="1"/>
              <w:spacing w:after="40" w:before="40" w:line="252.00000000000003" w:lineRule="auto"/>
              <w:jc w:val="center"/>
              <w:rPr/>
            </w:pPr>
            <w:r>
              <w:rPr>
                <w:rtl w:val="0"/>
              </w:rPr>
              <w:t xml:space="preserve">timestamp</w:t>
            </w:r>
          </w:p>
        </w:tc>
        <w:tc>
          <w:tcPr>
            <w:vAlign w:val="center"/>
          </w:tcPr>
          <w:p w:rsidR="00000000" w:rsidDel="00000000" w:rsidP="00000000" w:rsidRDefault="00000000" w:rsidRPr="00000000" w14:paraId="00000436">
            <w:pPr>
              <w:keepNext w:val="1"/>
              <w:spacing w:after="40" w:before="40" w:line="252.00000000000003" w:lineRule="auto"/>
              <w:jc w:val="center"/>
              <w:rPr/>
            </w:pPr>
            <w:r>
              <w:rPr>
                <w:rtl w:val="0"/>
              </w:rPr>
              <w:t xml:space="preserve">Thời điểm xóa mềm bản ghi.</w:t>
            </w:r>
          </w:p>
        </w:tc>
      </w:tr>
      <w:tr>
        <w:trPr>
          <w:cantSplit w:val="1"/>
          <w:tblHeader w:val="0"/>
        </w:trPr>
        <w:tc>
          <w:tcPr>
            <w:vAlign w:val="center"/>
          </w:tcPr>
          <w:p w:rsidR="00000000" w:rsidDel="00000000" w:rsidP="00000000" w:rsidRDefault="00000000" w:rsidRPr="00000000" w14:paraId="00000437">
            <w:pPr>
              <w:keepNext w:val="1"/>
              <w:spacing w:after="40" w:before="40" w:line="252.00000000000003" w:lineRule="auto"/>
              <w:jc w:val="center"/>
              <w:rPr/>
            </w:pPr>
            <w:r>
              <w:rPr>
                <w:rtl w:val="0"/>
              </w:rPr>
              <w:t xml:space="preserve">zalo_id</w:t>
            </w:r>
          </w:p>
        </w:tc>
        <w:tc>
          <w:tcPr>
            <w:vAlign w:val="center"/>
          </w:tcPr>
          <w:p w:rsidR="00000000" w:rsidDel="00000000" w:rsidP="00000000" w:rsidRDefault="00000000" w:rsidRPr="00000000" w14:paraId="00000438">
            <w:pPr>
              <w:keepNext w:val="1"/>
              <w:spacing w:after="40" w:before="40" w:line="252.00000000000003" w:lineRule="auto"/>
              <w:jc w:val="center"/>
              <w:rPr/>
            </w:pPr>
            <w:r>
              <w:rPr>
                <w:rtl w:val="0"/>
              </w:rPr>
              <w:t xml:space="preserve">varchar(50)</w:t>
            </w:r>
          </w:p>
        </w:tc>
        <w:tc>
          <w:tcPr>
            <w:vAlign w:val="center"/>
          </w:tcPr>
          <w:p w:rsidR="00000000" w:rsidDel="00000000" w:rsidP="00000000" w:rsidRDefault="00000000" w:rsidRPr="00000000" w14:paraId="00000439">
            <w:pPr>
              <w:keepNext w:val="1"/>
              <w:spacing w:after="40" w:before="40" w:line="252.00000000000003" w:lineRule="auto"/>
              <w:jc w:val="center"/>
              <w:rPr/>
            </w:pPr>
            <w:r>
              <w:rPr>
                <w:rtl w:val="0"/>
              </w:rPr>
              <w:t xml:space="preserve">Định danh tài khoản Zalo liên kết.</w:t>
            </w:r>
          </w:p>
        </w:tc>
      </w:tr>
      <w:tr>
        <w:trPr>
          <w:cantSplit w:val="1"/>
          <w:tblHeader w:val="0"/>
        </w:trPr>
        <w:tc>
          <w:tcPr>
            <w:vAlign w:val="center"/>
          </w:tcPr>
          <w:p w:rsidR="00000000" w:rsidDel="00000000" w:rsidP="00000000" w:rsidRDefault="00000000" w:rsidRPr="00000000" w14:paraId="0000043A">
            <w:pPr>
              <w:spacing w:after="40" w:before="40" w:line="252.00000000000003" w:lineRule="auto"/>
              <w:jc w:val="center"/>
              <w:rPr/>
            </w:pPr>
            <w:r>
              <w:rPr>
                <w:rtl w:val="0"/>
              </w:rPr>
              <w:t xml:space="preserve">zalo_opted_in</w:t>
            </w:r>
          </w:p>
        </w:tc>
        <w:tc>
          <w:tcPr>
            <w:vAlign w:val="center"/>
          </w:tcPr>
          <w:p w:rsidR="00000000" w:rsidDel="00000000" w:rsidP="00000000" w:rsidRDefault="00000000" w:rsidRPr="00000000" w14:paraId="0000043B">
            <w:pPr>
              <w:spacing w:after="40" w:before="40" w:line="252.00000000000003" w:lineRule="auto"/>
              <w:jc w:val="center"/>
              <w:rPr/>
            </w:pPr>
            <w:r>
              <w:rPr>
                <w:rtl w:val="0"/>
              </w:rPr>
              <w:t xml:space="preserve">tinyint(1)</w:t>
            </w:r>
          </w:p>
        </w:tc>
        <w:tc>
          <w:tcPr>
            <w:vAlign w:val="center"/>
          </w:tcPr>
          <w:p w:rsidR="00000000" w:rsidDel="00000000" w:rsidP="00000000" w:rsidRDefault="00000000" w:rsidRPr="00000000" w14:paraId="0000043C">
            <w:pPr>
              <w:spacing w:after="40" w:before="40" w:line="252.00000000000003" w:lineRule="auto"/>
              <w:jc w:val="both"/>
              <w:rPr/>
            </w:pPr>
            <w:r>
              <w:rPr>
                <w:rtl w:val="0"/>
              </w:rPr>
              <w:t xml:space="preserve">Cờ ghi nhận người dùng đồng ý nhận thông tin qua Zalo.</w:t>
            </w:r>
          </w:p>
        </w:tc>
      </w:tr>
      <w:tr>
        <w:trPr>
          <w:cantSplit w:val="1"/>
          <w:tblHeader w:val="0"/>
          <w:ins w:id="9115" w:author="Claude" w:date="2026-10-24T12:00:00Z"/>
        </w:trPr>
        <w:tc>
          <w:tcPr>
            <w:vAlign w:val="center"/>
          </w:tcPr>
          <w:p w:rsidR="00000000" w:rsidDel="00000000" w:rsidP="00000000" w:rsidRDefault="00000000" w:rsidRPr="00000000" w14:paraId="0000043A">
            <w:pPr>
              <w:spacing w:after="40" w:before="40" w:line="252.00000000000003" w:lineRule="auto"/>
              <w:jc w:val="center"/>
              <w:rPr>
                <w:ins w:id="9116" w:author="Claude" w:date="2026-10-24T12:00:00Z"/>
              </w:rPr>
            </w:pPr>
            <w:ins w:id="9117" w:author="Claude" w:date="2026-10-24T12:00:00Z">
              <w:r>
                <w:rPr>
                  <w:rtl w:val="0"/>
                </w:rPr>
                <w:t xml:space="preserve">google_id</w:t>
              </w:r>
            </w:ins>
          </w:p>
        </w:tc>
        <w:tc>
          <w:tcPr>
            <w:vAlign w:val="center"/>
          </w:tcPr>
          <w:p w:rsidR="00000000" w:rsidDel="00000000" w:rsidP="00000000" w:rsidRDefault="00000000" w:rsidRPr="00000000" w14:paraId="0000043B">
            <w:pPr>
              <w:spacing w:after="40" w:before="40" w:line="252.00000000000003" w:lineRule="auto"/>
              <w:jc w:val="center"/>
              <w:rPr>
                <w:ins w:id="9118" w:author="Claude" w:date="2026-10-24T12:00:00Z"/>
              </w:rPr>
            </w:pPr>
            <w:ins w:id="9119" w:author="Claude" w:date="2026-10-24T12:00:00Z">
              <w:r>
                <w:rPr>
                  <w:rtl w:val="0"/>
                </w:rPr>
                <w:t xml:space="preserve">varchar(255)</w:t>
              </w:r>
            </w:ins>
          </w:p>
        </w:tc>
        <w:tc>
          <w:tcPr>
            <w:vAlign w:val="center"/>
          </w:tcPr>
          <w:p w:rsidR="00000000" w:rsidDel="00000000" w:rsidP="00000000" w:rsidRDefault="00000000" w:rsidRPr="00000000" w14:paraId="0000043C">
            <w:pPr>
              <w:spacing w:after="40" w:before="40" w:line="252.00000000000003" w:lineRule="auto"/>
              <w:jc w:val="both"/>
              <w:rPr>
                <w:ins w:id="9120" w:author="Claude" w:date="2026-10-24T12:00:00Z"/>
              </w:rPr>
            </w:pPr>
            <w:ins w:id="9121" w:author="Claude" w:date="2026-10-24T12:00:00Z">
              <w:r>
                <w:rPr>
                  <w:rtl w:val="0"/>
                </w:rPr>
                <w:t xml:space="preserve">Định danh tài khoản Google liên kết để đăng nhập nhanh.</w:t>
              </w:r>
            </w:ins>
          </w:p>
        </w:tc>
      </w:tr>
      <w:tr>
        <w:trPr>
          <w:cantSplit w:val="1"/>
          <w:tblHeader w:val="0"/>
          <w:ins w:id="9108" w:author="Claude" w:date="2026-10-24T12:00:00Z"/>
        </w:trPr>
        <w:tc>
          <w:tcPr>
            <w:vAlign w:val="center"/>
          </w:tcPr>
          <w:p w:rsidR="00000000" w:rsidDel="00000000" w:rsidP="00000000" w:rsidRDefault="00000000" w:rsidRPr="00000000" w14:paraId="0000043A">
            <w:pPr>
              <w:spacing w:after="40" w:before="40" w:line="252.00000000000003" w:lineRule="auto"/>
              <w:jc w:val="center"/>
              <w:rPr>
                <w:ins w:id="9109" w:author="Claude" w:date="2026-10-24T12:00:00Z"/>
              </w:rPr>
            </w:pPr>
            <w:ins w:id="9110" w:author="Claude" w:date="2026-10-24T12:00:00Z">
              <w:r>
                <w:rPr>
                  <w:rtl w:val="0"/>
                </w:rPr>
                <w:t xml:space="preserve">facebook_id</w:t>
              </w:r>
            </w:ins>
          </w:p>
        </w:tc>
        <w:tc>
          <w:tcPr>
            <w:vAlign w:val="center"/>
          </w:tcPr>
          <w:p w:rsidR="00000000" w:rsidDel="00000000" w:rsidP="00000000" w:rsidRDefault="00000000" w:rsidRPr="00000000" w14:paraId="0000043B">
            <w:pPr>
              <w:spacing w:after="40" w:before="40" w:line="252.00000000000003" w:lineRule="auto"/>
              <w:jc w:val="center"/>
              <w:rPr>
                <w:ins w:id="9111" w:author="Claude" w:date="2026-10-24T12:00:00Z"/>
              </w:rPr>
            </w:pPr>
            <w:ins w:id="9112" w:author="Claude" w:date="2026-10-24T12:00:00Z">
              <w:r>
                <w:rPr>
                  <w:rtl w:val="0"/>
                </w:rPr>
                <w:t xml:space="preserve">varchar(255)</w:t>
              </w:r>
            </w:ins>
          </w:p>
        </w:tc>
        <w:tc>
          <w:tcPr>
            <w:vAlign w:val="center"/>
          </w:tcPr>
          <w:p w:rsidR="00000000" w:rsidDel="00000000" w:rsidP="00000000" w:rsidRDefault="00000000" w:rsidRPr="00000000" w14:paraId="0000043C">
            <w:pPr>
              <w:spacing w:after="40" w:before="40" w:line="252.00000000000003" w:lineRule="auto"/>
              <w:jc w:val="both"/>
              <w:rPr>
                <w:ins w:id="9113" w:author="Claude" w:date="2026-10-24T12:00:00Z"/>
              </w:rPr>
            </w:pPr>
            <w:ins w:id="9114" w:author="Claude" w:date="2026-10-24T12:00:00Z">
              <w:r>
                <w:rPr>
                  <w:rtl w:val="0"/>
                </w:rPr>
                <w:t xml:space="preserve">Định danh tài khoản Facebook liên kết để đăng nhập nhanh.</w:t>
              </w:r>
            </w:ins>
          </w:p>
        </w:tc>
      </w:tr>
    </w:tbl>
    <w:p w:rsidR="00000000" w:rsidDel="00000000" w:rsidP="00000000" w:rsidRDefault="00000000" w:rsidRPr="00000000" w14:paraId="0000043D">
      <w:pPr>
        <w:keepNext w:val="1"/>
        <w:spacing w:before="120" w:lineRule="auto"/>
        <w:jc w:val="both"/>
        <w:rPr>
          <w:b w:val="1"/>
          <w:bCs w:val="1"/>
        </w:rPr>
      </w:pPr>
      <w:r>
        <w:rPr>
          <w:b w:val="1"/>
          <w:bCs w:val="1"/>
          <w:rtl w:val="0"/>
        </w:rPr>
        <w:t xml:space="preserve">- Bảng categories</w:t>
      </w:r>
    </w:p>
    <w:bookmarkStart w:colFirst="0" w:colLast="0" w:name="s5w0hoe6yp3" w:id="62"/>
    <w:bookmarkEnd w:id="62"/>
    <w:p w:rsidR="00000000" w:rsidDel="00000000" w:rsidP="00000000" w:rsidRDefault="00000000" w:rsidRPr="00000000" w14:paraId="0000043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dữ liệu bảng categories.</w:t>
      </w:r>
      <w:r>
        <w:rPr>
          <w:rtl w:val="0"/>
        </w:rPr>
      </w:r>
    </w:p>
    <w:tbl>
      <w:tblPr>
        <w:tblStyle w:val="Table25"/>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4"/>
        <w:gridCol w:w="1814"/>
        <w:gridCol w:w="4762"/>
        <w:tblGridChange w:id="0">
          <w:tblGrid>
            <w:gridCol w:w="2494"/>
            <w:gridCol w:w="1814"/>
            <w:gridCol w:w="4762"/>
          </w:tblGrid>
        </w:tblGridChange>
      </w:tblGrid>
      <w:tr>
        <w:trPr>
          <w:cantSplit w:val="1"/>
          <w:tblHeader w:val="1"/>
        </w:trPr>
        <w:tc>
          <w:tcPr>
            <w:shd w:fill="ededed" w:val="clear"/>
            <w:vAlign w:val="center"/>
          </w:tcPr>
          <w:p w:rsidR="00000000" w:rsidDel="00000000" w:rsidP="00000000" w:rsidRDefault="00000000" w:rsidRPr="00000000" w14:paraId="0000043F">
            <w:pPr>
              <w:keepNext w:val="1"/>
              <w:spacing w:after="40" w:before="40" w:line="252.00000000000003" w:lineRule="auto"/>
              <w:jc w:val="center"/>
              <w:rPr>
                <w:b w:val="1"/>
                <w:bCs w:val="1"/>
              </w:rPr>
            </w:pPr>
            <w:r>
              <w:rPr>
                <w:b w:val="1"/>
                <w:bCs w:val="1"/>
                <w:rtl w:val="0"/>
              </w:rPr>
              <w:t xml:space="preserve">Tên thuộc tính</w:t>
            </w:r>
          </w:p>
        </w:tc>
        <w:tc>
          <w:tcPr>
            <w:shd w:fill="ededed" w:val="clear"/>
            <w:vAlign w:val="center"/>
          </w:tcPr>
          <w:p w:rsidR="00000000" w:rsidDel="00000000" w:rsidP="00000000" w:rsidRDefault="00000000" w:rsidRPr="00000000" w14:paraId="00000440">
            <w:pPr>
              <w:keepNext w:val="1"/>
              <w:spacing w:after="40" w:before="40" w:line="252.00000000000003" w:lineRule="auto"/>
              <w:jc w:val="center"/>
              <w:rPr>
                <w:b w:val="1"/>
                <w:bCs w:val="1"/>
              </w:rPr>
            </w:pPr>
            <w:r>
              <w:rPr>
                <w:b w:val="1"/>
                <w:bCs w:val="1"/>
                <w:rtl w:val="0"/>
              </w:rPr>
              <w:t xml:space="preserve">Kiểu dữ liệu</w:t>
            </w:r>
          </w:p>
        </w:tc>
        <w:tc>
          <w:tcPr>
            <w:shd w:fill="ededed" w:val="clear"/>
            <w:vAlign w:val="center"/>
          </w:tcPr>
          <w:p w:rsidR="00000000" w:rsidDel="00000000" w:rsidP="00000000" w:rsidRDefault="00000000" w:rsidRPr="00000000" w14:paraId="00000441">
            <w:pPr>
              <w:keepNext w:val="1"/>
              <w:spacing w:after="40" w:before="40" w:line="252.00000000000003" w:lineRule="auto"/>
              <w:jc w:val="center"/>
              <w:rPr>
                <w:b w:val="1"/>
                <w:bCs w:val="1"/>
              </w:rPr>
            </w:pPr>
            <w:r>
              <w:rPr>
                <w:b w:val="1"/>
                <w:bCs w:val="1"/>
                <w:rtl w:val="0"/>
              </w:rPr>
              <w:t xml:space="preserve">Mô tả</w:t>
            </w:r>
          </w:p>
        </w:tc>
      </w:tr>
      <w:tr>
        <w:trPr>
          <w:cantSplit w:val="1"/>
          <w:tblHeader w:val="0"/>
        </w:trPr>
        <w:tc>
          <w:tcPr>
            <w:vAlign w:val="center"/>
          </w:tcPr>
          <w:p w:rsidR="00000000" w:rsidDel="00000000" w:rsidP="00000000" w:rsidRDefault="00000000" w:rsidRPr="00000000" w14:paraId="00000442">
            <w:pPr>
              <w:keepNext w:val="1"/>
              <w:spacing w:after="40" w:before="40" w:line="252.00000000000003" w:lineRule="auto"/>
              <w:jc w:val="center"/>
              <w:rPr/>
            </w:pPr>
            <w:r>
              <w:rPr>
                <w:rtl w:val="0"/>
              </w:rPr>
              <w:t xml:space="preserve">id</w:t>
            </w:r>
          </w:p>
        </w:tc>
        <w:tc>
          <w:tcPr>
            <w:vAlign w:val="center"/>
          </w:tcPr>
          <w:p w:rsidR="00000000" w:rsidDel="00000000" w:rsidP="00000000" w:rsidRDefault="00000000" w:rsidRPr="00000000" w14:paraId="00000443">
            <w:pPr>
              <w:keepNext w:val="1"/>
              <w:spacing w:after="40" w:before="40" w:line="252.00000000000003" w:lineRule="auto"/>
              <w:jc w:val="center"/>
              <w:rPr/>
            </w:pPr>
            <w:r>
              <w:rPr>
                <w:rtl w:val="0"/>
              </w:rPr>
              <w:t xml:space="preserve">bigint unsigned</w:t>
            </w:r>
          </w:p>
        </w:tc>
        <w:tc>
          <w:tcPr>
            <w:vAlign w:val="center"/>
          </w:tcPr>
          <w:p w:rsidR="00000000" w:rsidDel="00000000" w:rsidP="00000000" w:rsidRDefault="00000000" w:rsidRPr="00000000" w14:paraId="00000444">
            <w:pPr>
              <w:keepNext w:val="1"/>
              <w:spacing w:after="40" w:before="40" w:line="252.00000000000003" w:lineRule="auto"/>
              <w:jc w:val="center"/>
              <w:rPr/>
            </w:pPr>
            <w:r>
              <w:rPr>
                <w:rtl w:val="0"/>
              </w:rPr>
              <w:t xml:space="preserve">Khóa chính, định danh danh mục món ăn.</w:t>
            </w:r>
          </w:p>
        </w:tc>
      </w:tr>
      <w:tr>
        <w:trPr>
          <w:cantSplit w:val="1"/>
          <w:tblHeader w:val="0"/>
        </w:trPr>
        <w:tc>
          <w:tcPr>
            <w:vAlign w:val="center"/>
          </w:tcPr>
          <w:p w:rsidR="00000000" w:rsidDel="00000000" w:rsidP="00000000" w:rsidRDefault="00000000" w:rsidRPr="00000000" w14:paraId="00000445">
            <w:pPr>
              <w:keepNext w:val="1"/>
              <w:spacing w:after="40" w:before="40" w:line="252.00000000000003" w:lineRule="auto"/>
              <w:jc w:val="center"/>
              <w:rPr/>
            </w:pPr>
            <w:r>
              <w:rPr>
                <w:rtl w:val="0"/>
              </w:rPr>
              <w:t xml:space="preserve">name</w:t>
            </w:r>
          </w:p>
        </w:tc>
        <w:tc>
          <w:tcPr>
            <w:vAlign w:val="center"/>
          </w:tcPr>
          <w:p w:rsidR="00000000" w:rsidDel="00000000" w:rsidP="00000000" w:rsidRDefault="00000000" w:rsidRPr="00000000" w14:paraId="00000446">
            <w:pPr>
              <w:keepNext w:val="1"/>
              <w:spacing w:after="40" w:before="40" w:line="252.00000000000003" w:lineRule="auto"/>
              <w:jc w:val="center"/>
              <w:rPr/>
            </w:pPr>
            <w:r>
              <w:rPr>
                <w:rtl w:val="0"/>
              </w:rPr>
              <w:t xml:space="preserve">varchar(255)</w:t>
            </w:r>
          </w:p>
        </w:tc>
        <w:tc>
          <w:tcPr>
            <w:vAlign w:val="center"/>
          </w:tcPr>
          <w:p w:rsidR="00000000" w:rsidDel="00000000" w:rsidP="00000000" w:rsidRDefault="00000000" w:rsidRPr="00000000" w14:paraId="00000447">
            <w:pPr>
              <w:keepNext w:val="1"/>
              <w:spacing w:after="40" w:before="40" w:line="252.00000000000003" w:lineRule="auto"/>
              <w:jc w:val="center"/>
              <w:rPr/>
            </w:pPr>
            <w:r>
              <w:rPr>
                <w:rtl w:val="0"/>
              </w:rPr>
              <w:t xml:space="preserve">Tên danh mục.</w:t>
            </w:r>
          </w:p>
        </w:tc>
      </w:tr>
      <w:tr>
        <w:trPr>
          <w:cantSplit w:val="1"/>
          <w:tblHeader w:val="0"/>
        </w:trPr>
        <w:tc>
          <w:tcPr>
            <w:vAlign w:val="center"/>
          </w:tcPr>
          <w:p w:rsidR="00000000" w:rsidDel="00000000" w:rsidP="00000000" w:rsidRDefault="00000000" w:rsidRPr="00000000" w14:paraId="00000448">
            <w:pPr>
              <w:keepNext w:val="1"/>
              <w:spacing w:after="40" w:before="40" w:line="252.00000000000003" w:lineRule="auto"/>
              <w:jc w:val="center"/>
              <w:rPr/>
            </w:pPr>
            <w:r>
              <w:rPr>
                <w:rtl w:val="0"/>
              </w:rPr>
              <w:t xml:space="preserve">slug</w:t>
            </w:r>
          </w:p>
        </w:tc>
        <w:tc>
          <w:tcPr>
            <w:vAlign w:val="center"/>
          </w:tcPr>
          <w:p w:rsidR="00000000" w:rsidDel="00000000" w:rsidP="00000000" w:rsidRDefault="00000000" w:rsidRPr="00000000" w14:paraId="00000449">
            <w:pPr>
              <w:keepNext w:val="1"/>
              <w:spacing w:after="40" w:before="40" w:line="252.00000000000003" w:lineRule="auto"/>
              <w:jc w:val="center"/>
              <w:rPr/>
            </w:pPr>
            <w:r>
              <w:rPr>
                <w:rtl w:val="0"/>
              </w:rPr>
              <w:t xml:space="preserve">varchar(255)</w:t>
            </w:r>
          </w:p>
        </w:tc>
        <w:tc>
          <w:tcPr>
            <w:vAlign w:val="center"/>
          </w:tcPr>
          <w:p w:rsidR="00000000" w:rsidDel="00000000" w:rsidP="00000000" w:rsidRDefault="00000000" w:rsidRPr="00000000" w14:paraId="0000044A">
            <w:pPr>
              <w:keepNext w:val="1"/>
              <w:spacing w:after="40" w:before="40" w:line="252.00000000000003" w:lineRule="auto"/>
              <w:jc w:val="both"/>
              <w:rPr/>
            </w:pPr>
            <w:r>
              <w:rPr>
                <w:rtl w:val="0"/>
              </w:rPr>
              <w:t xml:space="preserve">Chuỗi định danh dùng trong đường dẫn của danh mục.</w:t>
            </w:r>
          </w:p>
        </w:tc>
      </w:tr>
      <w:tr>
        <w:trPr>
          <w:cantSplit w:val="1"/>
          <w:tblHeader w:val="0"/>
        </w:trPr>
        <w:tc>
          <w:tcPr>
            <w:vAlign w:val="center"/>
          </w:tcPr>
          <w:p w:rsidR="00000000" w:rsidDel="00000000" w:rsidP="00000000" w:rsidRDefault="00000000" w:rsidRPr="00000000" w14:paraId="0000044B">
            <w:pPr>
              <w:keepNext w:val="1"/>
              <w:spacing w:after="40" w:before="40" w:line="252.00000000000003" w:lineRule="auto"/>
              <w:jc w:val="center"/>
              <w:rPr/>
            </w:pPr>
            <w:r>
              <w:rPr>
                <w:rtl w:val="0"/>
              </w:rPr>
              <w:t xml:space="preserve">icon</w:t>
            </w:r>
          </w:p>
        </w:tc>
        <w:tc>
          <w:tcPr>
            <w:vAlign w:val="center"/>
          </w:tcPr>
          <w:p w:rsidR="00000000" w:rsidDel="00000000" w:rsidP="00000000" w:rsidRDefault="00000000" w:rsidRPr="00000000" w14:paraId="0000044C">
            <w:pPr>
              <w:keepNext w:val="1"/>
              <w:spacing w:after="40" w:before="40" w:line="252.00000000000003" w:lineRule="auto"/>
              <w:jc w:val="center"/>
              <w:rPr/>
            </w:pPr>
            <w:r>
              <w:rPr>
                <w:rtl w:val="0"/>
              </w:rPr>
              <w:t xml:space="preserve">varchar(255)</w:t>
            </w:r>
          </w:p>
        </w:tc>
        <w:tc>
          <w:tcPr>
            <w:vAlign w:val="center"/>
          </w:tcPr>
          <w:p w:rsidR="00000000" w:rsidDel="00000000" w:rsidP="00000000" w:rsidRDefault="00000000" w:rsidRPr="00000000" w14:paraId="0000044D">
            <w:pPr>
              <w:keepNext w:val="1"/>
              <w:spacing w:after="40" w:before="40" w:line="252.00000000000003" w:lineRule="auto"/>
              <w:jc w:val="center"/>
              <w:rPr/>
            </w:pPr>
            <w:r>
              <w:rPr>
                <w:rtl w:val="0"/>
              </w:rPr>
              <w:t xml:space="preserve">Biểu tượng đại diện của danh mục.</w:t>
            </w:r>
          </w:p>
        </w:tc>
      </w:tr>
      <w:tr>
        <w:trPr>
          <w:cantSplit w:val="1"/>
          <w:tblHeader w:val="0"/>
        </w:trPr>
        <w:tc>
          <w:tcPr>
            <w:vAlign w:val="center"/>
          </w:tcPr>
          <w:p w:rsidR="00000000" w:rsidDel="00000000" w:rsidP="00000000" w:rsidRDefault="00000000" w:rsidRPr="00000000" w14:paraId="0000044E">
            <w:pPr>
              <w:keepNext w:val="1"/>
              <w:spacing w:after="40" w:before="40" w:line="252.00000000000003" w:lineRule="auto"/>
              <w:jc w:val="center"/>
              <w:rPr/>
            </w:pPr>
            <w:r>
              <w:rPr>
                <w:rtl w:val="0"/>
              </w:rPr>
              <w:t xml:space="preserve">sort_order</w:t>
            </w:r>
          </w:p>
        </w:tc>
        <w:tc>
          <w:tcPr>
            <w:vAlign w:val="center"/>
          </w:tcPr>
          <w:p w:rsidR="00000000" w:rsidDel="00000000" w:rsidP="00000000" w:rsidRDefault="00000000" w:rsidRPr="00000000" w14:paraId="0000044F">
            <w:pPr>
              <w:keepNext w:val="1"/>
              <w:spacing w:after="40" w:before="40" w:line="252.00000000000003" w:lineRule="auto"/>
              <w:jc w:val="center"/>
              <w:rPr/>
            </w:pPr>
            <w:r>
              <w:rPr>
                <w:rtl w:val="0"/>
              </w:rPr>
              <w:t xml:space="preserve">int unsigned</w:t>
            </w:r>
          </w:p>
        </w:tc>
        <w:tc>
          <w:tcPr>
            <w:vAlign w:val="center"/>
          </w:tcPr>
          <w:p w:rsidR="00000000" w:rsidDel="00000000" w:rsidP="00000000" w:rsidRDefault="00000000" w:rsidRPr="00000000" w14:paraId="00000450">
            <w:pPr>
              <w:keepNext w:val="1"/>
              <w:spacing w:after="40" w:before="40" w:line="252.00000000000003" w:lineRule="auto"/>
              <w:jc w:val="center"/>
              <w:rPr/>
            </w:pPr>
            <w:r>
              <w:rPr>
                <w:rtl w:val="0"/>
              </w:rPr>
              <w:t xml:space="preserve">Thứ tự hiển thị danh mục.</w:t>
            </w:r>
          </w:p>
        </w:tc>
      </w:tr>
      <w:tr>
        <w:trPr>
          <w:cantSplit w:val="1"/>
          <w:tblHeader w:val="0"/>
        </w:trPr>
        <w:tc>
          <w:tcPr>
            <w:vAlign w:val="center"/>
          </w:tcPr>
          <w:p w:rsidR="00000000" w:rsidDel="00000000" w:rsidP="00000000" w:rsidRDefault="00000000" w:rsidRPr="00000000" w14:paraId="00000451">
            <w:pPr>
              <w:keepNext w:val="1"/>
              <w:spacing w:after="40" w:before="40" w:line="252.00000000000003" w:lineRule="auto"/>
              <w:jc w:val="center"/>
              <w:rPr/>
            </w:pPr>
            <w:r>
              <w:rPr>
                <w:rtl w:val="0"/>
              </w:rPr>
              <w:t xml:space="preserve">is_active</w:t>
            </w:r>
          </w:p>
        </w:tc>
        <w:tc>
          <w:tcPr>
            <w:vAlign w:val="center"/>
          </w:tcPr>
          <w:p w:rsidR="00000000" w:rsidDel="00000000" w:rsidP="00000000" w:rsidRDefault="00000000" w:rsidRPr="00000000" w14:paraId="00000452">
            <w:pPr>
              <w:keepNext w:val="1"/>
              <w:spacing w:after="40" w:before="40" w:line="252.00000000000003" w:lineRule="auto"/>
              <w:jc w:val="center"/>
              <w:rPr/>
            </w:pPr>
            <w:r>
              <w:rPr>
                <w:rtl w:val="0"/>
              </w:rPr>
              <w:t xml:space="preserve">tinyint(1)</w:t>
            </w:r>
          </w:p>
        </w:tc>
        <w:tc>
          <w:tcPr>
            <w:vAlign w:val="center"/>
          </w:tcPr>
          <w:p w:rsidR="00000000" w:rsidDel="00000000" w:rsidP="00000000" w:rsidRDefault="00000000" w:rsidRPr="00000000" w14:paraId="00000453">
            <w:pPr>
              <w:keepNext w:val="1"/>
              <w:spacing w:after="40" w:before="40" w:line="252.00000000000003" w:lineRule="auto"/>
              <w:jc w:val="center"/>
              <w:rPr/>
            </w:pPr>
            <w:r>
              <w:rPr>
                <w:rtl w:val="0"/>
              </w:rPr>
              <w:t xml:space="preserve">Cờ cho phép danh mục hoạt động.</w:t>
            </w:r>
          </w:p>
        </w:tc>
      </w:tr>
      <w:tr>
        <w:trPr>
          <w:cantSplit w:val="1"/>
          <w:tblHeader w:val="0"/>
        </w:trPr>
        <w:tc>
          <w:tcPr>
            <w:vAlign w:val="center"/>
          </w:tcPr>
          <w:p w:rsidR="00000000" w:rsidDel="00000000" w:rsidP="00000000" w:rsidRDefault="00000000" w:rsidRPr="00000000" w14:paraId="00000454">
            <w:pPr>
              <w:keepNext w:val="1"/>
              <w:spacing w:after="40" w:before="40" w:line="252.00000000000003" w:lineRule="auto"/>
              <w:jc w:val="center"/>
              <w:rPr/>
            </w:pPr>
            <w:r>
              <w:rPr>
                <w:rtl w:val="0"/>
              </w:rPr>
              <w:t xml:space="preserve">created_at</w:t>
            </w:r>
          </w:p>
        </w:tc>
        <w:tc>
          <w:tcPr>
            <w:vAlign w:val="center"/>
          </w:tcPr>
          <w:p w:rsidR="00000000" w:rsidDel="00000000" w:rsidP="00000000" w:rsidRDefault="00000000" w:rsidRPr="00000000" w14:paraId="00000455">
            <w:pPr>
              <w:keepNext w:val="1"/>
              <w:spacing w:after="40" w:before="40" w:line="252.00000000000003" w:lineRule="auto"/>
              <w:jc w:val="center"/>
              <w:rPr/>
            </w:pPr>
            <w:r>
              <w:rPr>
                <w:rtl w:val="0"/>
              </w:rPr>
              <w:t xml:space="preserve">timestamp</w:t>
            </w:r>
          </w:p>
        </w:tc>
        <w:tc>
          <w:tcPr>
            <w:vAlign w:val="center"/>
          </w:tcPr>
          <w:p w:rsidR="00000000" w:rsidDel="00000000" w:rsidP="00000000" w:rsidRDefault="00000000" w:rsidRPr="00000000" w14:paraId="00000456">
            <w:pPr>
              <w:keepNext w:val="1"/>
              <w:spacing w:after="40" w:before="40" w:line="252.00000000000003" w:lineRule="auto"/>
              <w:jc w:val="center"/>
              <w:rPr/>
            </w:pPr>
            <w:r>
              <w:rPr>
                <w:rtl w:val="0"/>
              </w:rPr>
              <w:t xml:space="preserve">Thời điểm tạo bản ghi.</w:t>
            </w:r>
          </w:p>
        </w:tc>
      </w:tr>
      <w:tr>
        <w:trPr>
          <w:cantSplit w:val="1"/>
          <w:tblHeader w:val="0"/>
        </w:trPr>
        <w:tc>
          <w:tcPr>
            <w:vAlign w:val="center"/>
          </w:tcPr>
          <w:p w:rsidR="00000000" w:rsidDel="00000000" w:rsidP="00000000" w:rsidRDefault="00000000" w:rsidRPr="00000000" w14:paraId="00000457">
            <w:pPr>
              <w:spacing w:after="40" w:before="40" w:line="252.00000000000003" w:lineRule="auto"/>
              <w:jc w:val="center"/>
              <w:rPr/>
            </w:pPr>
            <w:r>
              <w:rPr>
                <w:rtl w:val="0"/>
              </w:rPr>
              <w:t xml:space="preserve">updated_at</w:t>
            </w:r>
          </w:p>
        </w:tc>
        <w:tc>
          <w:tcPr>
            <w:vAlign w:val="center"/>
          </w:tcPr>
          <w:p w:rsidR="00000000" w:rsidDel="00000000" w:rsidP="00000000" w:rsidRDefault="00000000" w:rsidRPr="00000000" w14:paraId="00000458">
            <w:pPr>
              <w:spacing w:after="40" w:before="40" w:line="252.00000000000003" w:lineRule="auto"/>
              <w:jc w:val="center"/>
              <w:rPr/>
            </w:pPr>
            <w:r>
              <w:rPr>
                <w:rtl w:val="0"/>
              </w:rPr>
              <w:t xml:space="preserve">timestamp</w:t>
            </w:r>
          </w:p>
        </w:tc>
        <w:tc>
          <w:tcPr>
            <w:vAlign w:val="center"/>
          </w:tcPr>
          <w:p w:rsidR="00000000" w:rsidDel="00000000" w:rsidP="00000000" w:rsidRDefault="00000000" w:rsidRPr="00000000" w14:paraId="00000459">
            <w:pPr>
              <w:spacing w:after="40" w:before="40" w:line="252.00000000000003" w:lineRule="auto"/>
              <w:jc w:val="center"/>
              <w:rPr/>
            </w:pPr>
            <w:r>
              <w:rPr>
                <w:rtl w:val="0"/>
              </w:rPr>
              <w:t xml:space="preserve">Thời điểm cập nhật bản ghi gần nhất.</w:t>
            </w:r>
          </w:p>
        </w:tc>
      </w:tr>
    </w:tbl>
    <w:p w:rsidR="00000000" w:rsidDel="00000000" w:rsidP="00000000" w:rsidRDefault="00000000" w:rsidRPr="00000000" w14:paraId="0000045A">
      <w:pPr>
        <w:keepNext w:val="1"/>
        <w:spacing w:before="120" w:lineRule="auto"/>
        <w:jc w:val="both"/>
        <w:rPr>
          <w:b w:val="1"/>
          <w:bCs w:val="1"/>
        </w:rPr>
      </w:pPr>
      <w:r>
        <w:rPr>
          <w:b w:val="1"/>
          <w:bCs w:val="1"/>
          <w:rtl w:val="0"/>
        </w:rPr>
        <w:t xml:space="preserve">- Bảng menu_items</w:t>
      </w:r>
    </w:p>
    <w:bookmarkStart w:colFirst="0" w:colLast="0" w:name="yuhcqsupc47a" w:id="63"/>
    <w:bookmarkEnd w:id="63"/>
    <w:p w:rsidR="00000000" w:rsidDel="00000000" w:rsidP="00000000" w:rsidRDefault="00000000" w:rsidRPr="00000000" w14:paraId="0000045B">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dữ liệu bảng menu_items.</w:t>
      </w:r>
      <w:r>
        <w:rPr>
          <w:rtl w:val="0"/>
        </w:rPr>
      </w:r>
    </w:p>
    <w:tbl>
      <w:tblPr>
        <w:tblStyle w:val="Table26"/>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4"/>
        <w:gridCol w:w="1814"/>
        <w:gridCol w:w="4762"/>
        <w:tblGridChange w:id="0">
          <w:tblGrid>
            <w:gridCol w:w="2494"/>
            <w:gridCol w:w="1814"/>
            <w:gridCol w:w="4762"/>
          </w:tblGrid>
        </w:tblGridChange>
      </w:tblGrid>
      <w:tr>
        <w:trPr>
          <w:cantSplit w:val="1"/>
          <w:tblHeader w:val="1"/>
        </w:trPr>
        <w:tc>
          <w:tcPr>
            <w:shd w:fill="ededed" w:val="clear"/>
            <w:vAlign w:val="center"/>
          </w:tcPr>
          <w:p w:rsidR="00000000" w:rsidDel="00000000" w:rsidP="00000000" w:rsidRDefault="00000000" w:rsidRPr="00000000" w14:paraId="0000045C">
            <w:pPr>
              <w:keepNext w:val="1"/>
              <w:spacing w:after="40" w:before="40" w:line="252.00000000000003" w:lineRule="auto"/>
              <w:jc w:val="center"/>
              <w:rPr/>
            </w:pPr>
            <w:r>
              <w:rPr>
                <w:b w:val="1"/>
                <w:bCs w:val="1"/>
                <w:rtl w:val="0"/>
              </w:rPr>
              <w:t xml:space="preserve">Tên thuộc tính</w:t>
            </w:r>
            <w:r>
              <w:rPr>
                <w:rtl w:val="0"/>
              </w:rPr>
            </w:r>
          </w:p>
        </w:tc>
        <w:tc>
          <w:tcPr>
            <w:shd w:fill="ededed" w:val="clear"/>
            <w:vAlign w:val="center"/>
          </w:tcPr>
          <w:p w:rsidR="00000000" w:rsidDel="00000000" w:rsidP="00000000" w:rsidRDefault="00000000" w:rsidRPr="00000000" w14:paraId="0000045D">
            <w:pPr>
              <w:keepNext w:val="1"/>
              <w:spacing w:after="40" w:before="40" w:line="252.00000000000003" w:lineRule="auto"/>
              <w:jc w:val="center"/>
              <w:rPr/>
            </w:pPr>
            <w:r>
              <w:rPr>
                <w:b w:val="1"/>
                <w:bCs w:val="1"/>
                <w:rtl w:val="0"/>
              </w:rPr>
              <w:t xml:space="preserve">Kiểu dữ liệu</w:t>
            </w:r>
            <w:r>
              <w:rPr>
                <w:rtl w:val="0"/>
              </w:rPr>
            </w:r>
          </w:p>
        </w:tc>
        <w:tc>
          <w:tcPr>
            <w:shd w:fill="ededed" w:val="clear"/>
            <w:vAlign w:val="center"/>
          </w:tcPr>
          <w:p w:rsidR="00000000" w:rsidDel="00000000" w:rsidP="00000000" w:rsidRDefault="00000000" w:rsidRPr="00000000" w14:paraId="0000045E">
            <w:pPr>
              <w:keepNext w:val="1"/>
              <w:spacing w:after="40" w:before="40" w:line="252.00000000000003" w:lineRule="auto"/>
              <w:jc w:val="center"/>
              <w:rPr/>
            </w:pPr>
            <w:r>
              <w:rPr>
                <w:b w:val="1"/>
                <w:bCs w:val="1"/>
                <w:rtl w:val="0"/>
              </w:rPr>
              <w:t xml:space="preserve">Mô tả</w:t>
            </w:r>
            <w:r>
              <w:rPr>
                <w:rtl w:val="0"/>
              </w:rPr>
            </w:r>
          </w:p>
        </w:tc>
      </w:tr>
      <w:tr>
        <w:trPr>
          <w:cantSplit w:val="1"/>
          <w:tblHeader w:val="0"/>
        </w:trPr>
        <w:tc>
          <w:tcPr>
            <w:vAlign w:val="center"/>
          </w:tcPr>
          <w:p w:rsidR="00000000" w:rsidDel="00000000" w:rsidP="00000000" w:rsidRDefault="00000000" w:rsidRPr="00000000" w14:paraId="0000045F">
            <w:pPr>
              <w:keepNext w:val="1"/>
              <w:spacing w:after="40" w:before="40" w:line="252.00000000000003" w:lineRule="auto"/>
              <w:jc w:val="center"/>
              <w:rPr/>
            </w:pPr>
            <w:r>
              <w:rPr>
                <w:rtl w:val="0"/>
              </w:rPr>
              <w:t xml:space="preserve">id</w:t>
            </w:r>
          </w:p>
        </w:tc>
        <w:tc>
          <w:tcPr>
            <w:vAlign w:val="center"/>
          </w:tcPr>
          <w:p w:rsidR="00000000" w:rsidDel="00000000" w:rsidP="00000000" w:rsidRDefault="00000000" w:rsidRPr="00000000" w14:paraId="00000460">
            <w:pPr>
              <w:keepNext w:val="1"/>
              <w:spacing w:after="40" w:before="40" w:line="252.00000000000003" w:lineRule="auto"/>
              <w:jc w:val="center"/>
              <w:rPr/>
            </w:pPr>
            <w:r>
              <w:rPr>
                <w:rtl w:val="0"/>
              </w:rPr>
              <w:t xml:space="preserve">bigint unsigned</w:t>
            </w:r>
          </w:p>
        </w:tc>
        <w:tc>
          <w:tcPr>
            <w:vAlign w:val="center"/>
          </w:tcPr>
          <w:p w:rsidR="00000000" w:rsidDel="00000000" w:rsidP="00000000" w:rsidRDefault="00000000" w:rsidRPr="00000000" w14:paraId="00000461">
            <w:pPr>
              <w:keepNext w:val="1"/>
              <w:spacing w:after="40" w:before="40" w:line="252.00000000000003" w:lineRule="auto"/>
              <w:jc w:val="center"/>
              <w:rPr/>
            </w:pPr>
            <w:r>
              <w:rPr>
                <w:rtl w:val="0"/>
              </w:rPr>
              <w:t xml:space="preserve">Khóa chính, định danh món ăn.</w:t>
            </w:r>
          </w:p>
        </w:tc>
      </w:tr>
      <w:tr>
        <w:trPr>
          <w:cantSplit w:val="1"/>
          <w:tblHeader w:val="0"/>
        </w:trPr>
        <w:tc>
          <w:tcPr>
            <w:vAlign w:val="center"/>
          </w:tcPr>
          <w:p w:rsidR="00000000" w:rsidDel="00000000" w:rsidP="00000000" w:rsidRDefault="00000000" w:rsidRPr="00000000" w14:paraId="00000462">
            <w:pPr>
              <w:keepNext w:val="1"/>
              <w:spacing w:after="40" w:before="40" w:line="252.00000000000003" w:lineRule="auto"/>
              <w:jc w:val="center"/>
              <w:rPr/>
            </w:pPr>
            <w:r>
              <w:rPr>
                <w:rtl w:val="0"/>
              </w:rPr>
              <w:t xml:space="preserve">category_id</w:t>
            </w:r>
          </w:p>
        </w:tc>
        <w:tc>
          <w:tcPr>
            <w:vAlign w:val="center"/>
          </w:tcPr>
          <w:p w:rsidR="00000000" w:rsidDel="00000000" w:rsidP="00000000" w:rsidRDefault="00000000" w:rsidRPr="00000000" w14:paraId="00000463">
            <w:pPr>
              <w:keepNext w:val="1"/>
              <w:spacing w:after="40" w:before="40" w:line="252.00000000000003" w:lineRule="auto"/>
              <w:jc w:val="center"/>
              <w:rPr/>
            </w:pPr>
            <w:r>
              <w:rPr>
                <w:rtl w:val="0"/>
              </w:rPr>
              <w:t xml:space="preserve">bigint unsigned</w:t>
            </w:r>
          </w:p>
        </w:tc>
        <w:tc>
          <w:tcPr>
            <w:vAlign w:val="center"/>
          </w:tcPr>
          <w:p w:rsidR="00000000" w:rsidDel="00000000" w:rsidP="00000000" w:rsidRDefault="00000000" w:rsidRPr="00000000" w14:paraId="00000464">
            <w:pPr>
              <w:keepNext w:val="1"/>
              <w:spacing w:after="40" w:before="40" w:line="252.00000000000003" w:lineRule="auto"/>
              <w:jc w:val="both"/>
              <w:rPr/>
            </w:pPr>
            <w:r>
              <w:rPr>
                <w:rtl w:val="0"/>
              </w:rPr>
              <w:t xml:space="preserve">Khóa ngoại tham chiếu categories.id; danh mục của món.</w:t>
            </w:r>
          </w:p>
        </w:tc>
      </w:tr>
      <w:tr>
        <w:trPr>
          <w:cantSplit w:val="1"/>
          <w:tblHeader w:val="0"/>
        </w:trPr>
        <w:tc>
          <w:tcPr>
            <w:vAlign w:val="center"/>
          </w:tcPr>
          <w:p w:rsidR="00000000" w:rsidDel="00000000" w:rsidP="00000000" w:rsidRDefault="00000000" w:rsidRPr="00000000" w14:paraId="00000465">
            <w:pPr>
              <w:keepNext w:val="1"/>
              <w:spacing w:after="40" w:before="40" w:line="252.00000000000003" w:lineRule="auto"/>
              <w:jc w:val="center"/>
              <w:rPr/>
            </w:pPr>
            <w:r>
              <w:rPr>
                <w:rtl w:val="0"/>
              </w:rPr>
              <w:t xml:space="preserve">name</w:t>
            </w:r>
          </w:p>
        </w:tc>
        <w:tc>
          <w:tcPr>
            <w:vAlign w:val="center"/>
          </w:tcPr>
          <w:p w:rsidR="00000000" w:rsidDel="00000000" w:rsidP="00000000" w:rsidRDefault="00000000" w:rsidRPr="00000000" w14:paraId="00000466">
            <w:pPr>
              <w:keepNext w:val="1"/>
              <w:spacing w:after="40" w:before="40" w:line="252.00000000000003" w:lineRule="auto"/>
              <w:jc w:val="center"/>
              <w:rPr/>
            </w:pPr>
            <w:r>
              <w:rPr>
                <w:rtl w:val="0"/>
              </w:rPr>
              <w:t xml:space="preserve">varchar(255)</w:t>
            </w:r>
          </w:p>
        </w:tc>
        <w:tc>
          <w:tcPr>
            <w:vAlign w:val="center"/>
          </w:tcPr>
          <w:p w:rsidR="00000000" w:rsidDel="00000000" w:rsidP="00000000" w:rsidRDefault="00000000" w:rsidRPr="00000000" w14:paraId="00000467">
            <w:pPr>
              <w:keepNext w:val="1"/>
              <w:spacing w:after="40" w:before="40" w:line="252.00000000000003" w:lineRule="auto"/>
              <w:jc w:val="center"/>
              <w:rPr/>
            </w:pPr>
            <w:r>
              <w:rPr>
                <w:rtl w:val="0"/>
              </w:rPr>
              <w:t xml:space="preserve">Tên món ăn.</w:t>
            </w:r>
          </w:p>
        </w:tc>
      </w:tr>
      <w:tr>
        <w:trPr>
          <w:cantSplit w:val="1"/>
          <w:tblHeader w:val="0"/>
        </w:trPr>
        <w:tc>
          <w:tcPr>
            <w:vAlign w:val="center"/>
          </w:tcPr>
          <w:p w:rsidR="00000000" w:rsidDel="00000000" w:rsidP="00000000" w:rsidRDefault="00000000" w:rsidRPr="00000000" w14:paraId="00000468">
            <w:pPr>
              <w:keepNext w:val="1"/>
              <w:spacing w:after="40" w:before="40" w:line="252.00000000000003" w:lineRule="auto"/>
              <w:jc w:val="center"/>
              <w:rPr/>
            </w:pPr>
            <w:r>
              <w:rPr>
                <w:rtl w:val="0"/>
              </w:rPr>
              <w:t xml:space="preserve">slug</w:t>
            </w:r>
          </w:p>
        </w:tc>
        <w:tc>
          <w:tcPr>
            <w:vAlign w:val="center"/>
          </w:tcPr>
          <w:p w:rsidR="00000000" w:rsidDel="00000000" w:rsidP="00000000" w:rsidRDefault="00000000" w:rsidRPr="00000000" w14:paraId="00000469">
            <w:pPr>
              <w:keepNext w:val="1"/>
              <w:spacing w:after="40" w:before="40" w:line="252.00000000000003" w:lineRule="auto"/>
              <w:jc w:val="center"/>
              <w:rPr/>
            </w:pPr>
            <w:r>
              <w:rPr>
                <w:rtl w:val="0"/>
              </w:rPr>
              <w:t xml:space="preserve">varchar(255)</w:t>
            </w:r>
          </w:p>
        </w:tc>
        <w:tc>
          <w:tcPr>
            <w:vAlign w:val="center"/>
          </w:tcPr>
          <w:p w:rsidR="00000000" w:rsidDel="00000000" w:rsidP="00000000" w:rsidRDefault="00000000" w:rsidRPr="00000000" w14:paraId="0000046A">
            <w:pPr>
              <w:keepNext w:val="1"/>
              <w:spacing w:after="40" w:before="40" w:line="252.00000000000003" w:lineRule="auto"/>
              <w:jc w:val="both"/>
              <w:rPr/>
            </w:pPr>
            <w:r>
              <w:rPr>
                <w:rtl w:val="0"/>
              </w:rPr>
              <w:t xml:space="preserve">Chuỗi định danh dùng trong đường dẫn của món.</w:t>
            </w:r>
          </w:p>
        </w:tc>
      </w:tr>
      <w:tr>
        <w:trPr>
          <w:cantSplit w:val="1"/>
          <w:tblHeader w:val="0"/>
        </w:trPr>
        <w:tc>
          <w:tcPr>
            <w:vAlign w:val="center"/>
          </w:tcPr>
          <w:p w:rsidR="00000000" w:rsidDel="00000000" w:rsidP="00000000" w:rsidRDefault="00000000" w:rsidRPr="00000000" w14:paraId="0000046B">
            <w:pPr>
              <w:keepNext w:val="1"/>
              <w:spacing w:after="40" w:before="40" w:line="252.00000000000003" w:lineRule="auto"/>
              <w:jc w:val="center"/>
              <w:rPr/>
            </w:pPr>
            <w:r>
              <w:rPr>
                <w:rtl w:val="0"/>
              </w:rPr>
              <w:t xml:space="preserve">description</w:t>
            </w:r>
          </w:p>
        </w:tc>
        <w:tc>
          <w:tcPr>
            <w:vAlign w:val="center"/>
          </w:tcPr>
          <w:p w:rsidR="00000000" w:rsidDel="00000000" w:rsidP="00000000" w:rsidRDefault="00000000" w:rsidRPr="00000000" w14:paraId="0000046C">
            <w:pPr>
              <w:keepNext w:val="1"/>
              <w:spacing w:after="40" w:before="40" w:line="252.00000000000003" w:lineRule="auto"/>
              <w:jc w:val="center"/>
              <w:rPr/>
            </w:pPr>
            <w:r>
              <w:rPr>
                <w:rtl w:val="0"/>
              </w:rPr>
              <w:t xml:space="preserve">text</w:t>
            </w:r>
          </w:p>
        </w:tc>
        <w:tc>
          <w:tcPr>
            <w:vAlign w:val="center"/>
          </w:tcPr>
          <w:p w:rsidR="00000000" w:rsidDel="00000000" w:rsidP="00000000" w:rsidRDefault="00000000" w:rsidRPr="00000000" w14:paraId="0000046D">
            <w:pPr>
              <w:keepNext w:val="1"/>
              <w:spacing w:after="40" w:before="40" w:line="252.00000000000003" w:lineRule="auto"/>
              <w:jc w:val="center"/>
              <w:rPr/>
            </w:pPr>
            <w:r>
              <w:rPr>
                <w:rtl w:val="0"/>
              </w:rPr>
              <w:t xml:space="preserve">Mô tả chi tiết món ăn.</w:t>
            </w:r>
          </w:p>
        </w:tc>
      </w:tr>
      <w:tr>
        <w:trPr>
          <w:cantSplit w:val="1"/>
          <w:tblHeader w:val="0"/>
        </w:trPr>
        <w:tc>
          <w:tcPr>
            <w:vAlign w:val="center"/>
          </w:tcPr>
          <w:p w:rsidR="00000000" w:rsidDel="00000000" w:rsidP="00000000" w:rsidRDefault="00000000" w:rsidRPr="00000000" w14:paraId="0000046E">
            <w:pPr>
              <w:keepNext w:val="1"/>
              <w:spacing w:after="40" w:before="40" w:line="252.00000000000003" w:lineRule="auto"/>
              <w:jc w:val="center"/>
              <w:rPr/>
            </w:pPr>
            <w:r>
              <w:rPr>
                <w:rtl w:val="0"/>
              </w:rPr>
              <w:t xml:space="preserve">base_price</w:t>
            </w:r>
          </w:p>
        </w:tc>
        <w:tc>
          <w:tcPr>
            <w:vAlign w:val="center"/>
          </w:tcPr>
          <w:p w:rsidR="00000000" w:rsidDel="00000000" w:rsidP="00000000" w:rsidRDefault="00000000" w:rsidRPr="00000000" w14:paraId="0000046F">
            <w:pPr>
              <w:keepNext w:val="1"/>
              <w:spacing w:after="40" w:before="40" w:line="252.00000000000003" w:lineRule="auto"/>
              <w:jc w:val="center"/>
              <w:rPr/>
            </w:pPr>
            <w:r>
              <w:rPr>
                <w:rtl w:val="0"/>
              </w:rPr>
              <w:t xml:space="preserve">decimal(12,0)</w:t>
            </w:r>
          </w:p>
        </w:tc>
        <w:tc>
          <w:tcPr>
            <w:vAlign w:val="center"/>
          </w:tcPr>
          <w:p w:rsidR="00000000" w:rsidDel="00000000" w:rsidP="00000000" w:rsidRDefault="00000000" w:rsidRPr="00000000" w14:paraId="00000470">
            <w:pPr>
              <w:keepNext w:val="1"/>
              <w:spacing w:after="40" w:before="40" w:line="252.00000000000003" w:lineRule="auto"/>
              <w:jc w:val="both"/>
              <w:rPr/>
            </w:pPr>
            <w:r>
              <w:rPr>
                <w:rtl w:val="0"/>
              </w:rPr>
              <w:t xml:space="preserve">Giá bán cơ sở của món, tính bằng đồng.</w:t>
            </w:r>
          </w:p>
        </w:tc>
      </w:tr>
      <w:tr>
        <w:trPr>
          <w:cantSplit w:val="1"/>
          <w:tblHeader w:val="0"/>
        </w:trPr>
        <w:tc>
          <w:tcPr>
            <w:vAlign w:val="center"/>
          </w:tcPr>
          <w:p w:rsidR="00000000" w:rsidDel="00000000" w:rsidP="00000000" w:rsidRDefault="00000000" w:rsidRPr="00000000" w14:paraId="00000471">
            <w:pPr>
              <w:keepNext w:val="1"/>
              <w:spacing w:after="40" w:before="40" w:line="252.00000000000003" w:lineRule="auto"/>
              <w:jc w:val="center"/>
              <w:rPr/>
            </w:pPr>
            <w:r>
              <w:rPr>
                <w:rtl w:val="0"/>
              </w:rPr>
              <w:t xml:space="preserve">discount_percent</w:t>
            </w:r>
          </w:p>
        </w:tc>
        <w:tc>
          <w:tcPr>
            <w:vAlign w:val="center"/>
          </w:tcPr>
          <w:p w:rsidR="00000000" w:rsidDel="00000000" w:rsidP="00000000" w:rsidRDefault="00000000" w:rsidRPr="00000000" w14:paraId="00000472">
            <w:pPr>
              <w:keepNext w:val="1"/>
              <w:spacing w:after="40" w:before="40" w:line="252.00000000000003" w:lineRule="auto"/>
              <w:jc w:val="center"/>
              <w:rPr/>
            </w:pPr>
            <w:r>
              <w:rPr>
                <w:rtl w:val="0"/>
              </w:rPr>
              <w:t xml:space="preserve">tinyint unsigned</w:t>
            </w:r>
          </w:p>
        </w:tc>
        <w:tc>
          <w:tcPr>
            <w:vAlign w:val="center"/>
          </w:tcPr>
          <w:p w:rsidR="00000000" w:rsidDel="00000000" w:rsidP="00000000" w:rsidRDefault="00000000" w:rsidRPr="00000000" w14:paraId="00000473">
            <w:pPr>
              <w:keepNext w:val="1"/>
              <w:spacing w:after="40" w:before="40" w:line="252.00000000000003" w:lineRule="auto"/>
              <w:jc w:val="both"/>
              <w:rPr/>
            </w:pPr>
            <w:r>
              <w:rPr>
                <w:rtl w:val="0"/>
              </w:rPr>
              <w:t xml:space="preserve">Tỷ lệ giảm giá của món, tính theo phần trăm.</w:t>
            </w:r>
          </w:p>
        </w:tc>
      </w:tr>
      <w:tr>
        <w:trPr>
          <w:cantSplit w:val="1"/>
          <w:tblHeader w:val="0"/>
        </w:trPr>
        <w:tc>
          <w:tcPr>
            <w:vAlign w:val="center"/>
          </w:tcPr>
          <w:p w:rsidR="00000000" w:rsidDel="00000000" w:rsidP="00000000" w:rsidRDefault="00000000" w:rsidRPr="00000000" w14:paraId="00000474">
            <w:pPr>
              <w:keepNext w:val="1"/>
              <w:spacing w:after="40" w:before="40" w:line="252.00000000000003" w:lineRule="auto"/>
              <w:jc w:val="center"/>
              <w:rPr/>
            </w:pPr>
            <w:r>
              <w:rPr>
                <w:rtl w:val="0"/>
              </w:rPr>
              <w:t xml:space="preserve">image</w:t>
            </w:r>
          </w:p>
        </w:tc>
        <w:tc>
          <w:tcPr>
            <w:vAlign w:val="center"/>
          </w:tcPr>
          <w:p w:rsidR="00000000" w:rsidDel="00000000" w:rsidP="00000000" w:rsidRDefault="00000000" w:rsidRPr="00000000" w14:paraId="00000475">
            <w:pPr>
              <w:keepNext w:val="1"/>
              <w:spacing w:after="40" w:before="40" w:line="252.00000000000003" w:lineRule="auto"/>
              <w:jc w:val="center"/>
              <w:rPr/>
            </w:pPr>
            <w:r>
              <w:rPr>
                <w:rtl w:val="0"/>
              </w:rPr>
              <w:t xml:space="preserve">varchar(255)</w:t>
            </w:r>
          </w:p>
        </w:tc>
        <w:tc>
          <w:tcPr>
            <w:vAlign w:val="center"/>
          </w:tcPr>
          <w:p w:rsidR="00000000" w:rsidDel="00000000" w:rsidP="00000000" w:rsidRDefault="00000000" w:rsidRPr="00000000" w14:paraId="00000476">
            <w:pPr>
              <w:keepNext w:val="1"/>
              <w:spacing w:after="40" w:before="40" w:line="252.00000000000003" w:lineRule="auto"/>
              <w:jc w:val="center"/>
              <w:rPr/>
            </w:pPr>
            <w:r>
              <w:rPr>
                <w:rtl w:val="0"/>
              </w:rPr>
              <w:t xml:space="preserve">Đường dẫn ảnh đại diện của món.</w:t>
            </w:r>
          </w:p>
        </w:tc>
      </w:tr>
      <w:tr>
        <w:trPr>
          <w:cantSplit w:val="1"/>
          <w:tblHeader w:val="0"/>
        </w:trPr>
        <w:tc>
          <w:tcPr>
            <w:vAlign w:val="center"/>
          </w:tcPr>
          <w:p w:rsidR="00000000" w:rsidDel="00000000" w:rsidP="00000000" w:rsidRDefault="00000000" w:rsidRPr="00000000" w14:paraId="00000477">
            <w:pPr>
              <w:keepNext w:val="1"/>
              <w:spacing w:after="40" w:before="40" w:line="252.00000000000003" w:lineRule="auto"/>
              <w:jc w:val="center"/>
              <w:rPr/>
            </w:pPr>
            <w:r>
              <w:rPr>
                <w:rtl w:val="0"/>
              </w:rPr>
              <w:t xml:space="preserve">is_available</w:t>
            </w:r>
          </w:p>
        </w:tc>
        <w:tc>
          <w:tcPr>
            <w:vAlign w:val="center"/>
          </w:tcPr>
          <w:p w:rsidR="00000000" w:rsidDel="00000000" w:rsidP="00000000" w:rsidRDefault="00000000" w:rsidRPr="00000000" w14:paraId="00000478">
            <w:pPr>
              <w:keepNext w:val="1"/>
              <w:spacing w:after="40" w:before="40" w:line="252.00000000000003" w:lineRule="auto"/>
              <w:jc w:val="center"/>
              <w:rPr/>
            </w:pPr>
            <w:r>
              <w:rPr>
                <w:rtl w:val="0"/>
              </w:rPr>
              <w:t xml:space="preserve">tinyint(1)</w:t>
            </w:r>
          </w:p>
        </w:tc>
        <w:tc>
          <w:tcPr>
            <w:vAlign w:val="center"/>
          </w:tcPr>
          <w:p w:rsidR="00000000" w:rsidDel="00000000" w:rsidP="00000000" w:rsidRDefault="00000000" w:rsidRPr="00000000" w14:paraId="00000479">
            <w:pPr>
              <w:keepNext w:val="1"/>
              <w:spacing w:after="40" w:before="40" w:line="252.00000000000003" w:lineRule="auto"/>
              <w:jc w:val="center"/>
              <w:rPr/>
            </w:pPr>
            <w:r>
              <w:rPr>
                <w:rtl w:val="0"/>
              </w:rPr>
              <w:t xml:space="preserve">Cờ cho biết món có sẵn để bán.</w:t>
            </w:r>
          </w:p>
        </w:tc>
      </w:tr>
      <w:tr>
        <w:trPr>
          <w:cantSplit w:val="1"/>
          <w:tblHeader w:val="0"/>
        </w:trPr>
        <w:tc>
          <w:tcPr>
            <w:vAlign w:val="center"/>
          </w:tcPr>
          <w:p w:rsidR="00000000" w:rsidDel="00000000" w:rsidP="00000000" w:rsidRDefault="00000000" w:rsidRPr="00000000" w14:paraId="0000047A">
            <w:pPr>
              <w:keepNext w:val="1"/>
              <w:spacing w:after="40" w:before="40" w:line="252.00000000000003" w:lineRule="auto"/>
              <w:jc w:val="center"/>
              <w:rPr/>
            </w:pPr>
            <w:r>
              <w:rPr>
                <w:rtl w:val="0"/>
              </w:rPr>
              <w:t xml:space="preserve">tags</w:t>
            </w:r>
          </w:p>
        </w:tc>
        <w:tc>
          <w:tcPr>
            <w:vAlign w:val="center"/>
          </w:tcPr>
          <w:p w:rsidR="00000000" w:rsidDel="00000000" w:rsidP="00000000" w:rsidRDefault="00000000" w:rsidRPr="00000000" w14:paraId="0000047B">
            <w:pPr>
              <w:keepNext w:val="1"/>
              <w:spacing w:after="40" w:before="40" w:line="252.00000000000003" w:lineRule="auto"/>
              <w:jc w:val="center"/>
              <w:rPr/>
            </w:pPr>
            <w:r>
              <w:rPr>
                <w:rtl w:val="0"/>
              </w:rPr>
              <w:t xml:space="preserve">json</w:t>
            </w:r>
          </w:p>
        </w:tc>
        <w:tc>
          <w:tcPr>
            <w:vAlign w:val="center"/>
          </w:tcPr>
          <w:p w:rsidR="00000000" w:rsidDel="00000000" w:rsidP="00000000" w:rsidRDefault="00000000" w:rsidRPr="00000000" w14:paraId="0000047C">
            <w:pPr>
              <w:keepNext w:val="1"/>
              <w:spacing w:after="40" w:before="40" w:line="252.00000000000003" w:lineRule="auto"/>
              <w:jc w:val="center"/>
              <w:rPr/>
            </w:pPr>
            <w:r>
              <w:rPr>
                <w:rtl w:val="0"/>
              </w:rPr>
              <w:t xml:space="preserve">Danh sách nhãn của món ăn.</w:t>
            </w:r>
          </w:p>
        </w:tc>
      </w:tr>
      <w:tr>
        <w:trPr>
          <w:cantSplit w:val="1"/>
          <w:tblHeader w:val="0"/>
        </w:trPr>
        <w:tc>
          <w:tcPr>
            <w:vAlign w:val="center"/>
          </w:tcPr>
          <w:p w:rsidR="00000000" w:rsidDel="00000000" w:rsidP="00000000" w:rsidRDefault="00000000" w:rsidRPr="00000000" w14:paraId="0000047D">
            <w:pPr>
              <w:keepNext w:val="1"/>
              <w:spacing w:after="40" w:before="40" w:line="252.00000000000003" w:lineRule="auto"/>
              <w:jc w:val="center"/>
              <w:rPr/>
            </w:pPr>
            <w:r>
              <w:rPr>
                <w:rtl w:val="0"/>
              </w:rPr>
              <w:t xml:space="preserve">prep_time_minutes</w:t>
            </w:r>
          </w:p>
        </w:tc>
        <w:tc>
          <w:tcPr>
            <w:vAlign w:val="center"/>
          </w:tcPr>
          <w:p w:rsidR="00000000" w:rsidDel="00000000" w:rsidP="00000000" w:rsidRDefault="00000000" w:rsidRPr="00000000" w14:paraId="0000047E">
            <w:pPr>
              <w:keepNext w:val="1"/>
              <w:spacing w:after="40" w:before="40" w:line="252.00000000000003" w:lineRule="auto"/>
              <w:jc w:val="center"/>
              <w:rPr/>
            </w:pPr>
            <w:r>
              <w:rPr>
                <w:rtl w:val="0"/>
              </w:rPr>
              <w:t xml:space="preserve">int unsigned</w:t>
            </w:r>
          </w:p>
        </w:tc>
        <w:tc>
          <w:tcPr>
            <w:vAlign w:val="center"/>
          </w:tcPr>
          <w:p w:rsidR="00000000" w:rsidDel="00000000" w:rsidP="00000000" w:rsidRDefault="00000000" w:rsidRPr="00000000" w14:paraId="0000047F">
            <w:pPr>
              <w:keepNext w:val="1"/>
              <w:spacing w:after="40" w:before="40" w:line="252.00000000000003" w:lineRule="auto"/>
              <w:jc w:val="center"/>
              <w:rPr/>
            </w:pPr>
            <w:r>
              <w:rPr>
                <w:rtl w:val="0"/>
              </w:rPr>
              <w:t xml:space="preserve">Thời gian chuẩn bị món, tính bằng phút.</w:t>
            </w:r>
          </w:p>
        </w:tc>
      </w:tr>
      <w:tr>
        <w:trPr>
          <w:cantSplit w:val="1"/>
          <w:tblHeader w:val="0"/>
        </w:trPr>
        <w:tc>
          <w:tcPr>
            <w:vAlign w:val="center"/>
          </w:tcPr>
          <w:p w:rsidR="00000000" w:rsidDel="00000000" w:rsidP="00000000" w:rsidRDefault="00000000" w:rsidRPr="00000000" w14:paraId="00000480">
            <w:pPr>
              <w:keepNext w:val="1"/>
              <w:spacing w:after="40" w:before="40" w:line="252.00000000000003" w:lineRule="auto"/>
              <w:jc w:val="center"/>
              <w:rPr/>
            </w:pPr>
            <w:r>
              <w:rPr>
                <w:rtl w:val="0"/>
              </w:rPr>
              <w:t xml:space="preserve">created_at</w:t>
            </w:r>
          </w:p>
        </w:tc>
        <w:tc>
          <w:tcPr>
            <w:vAlign w:val="center"/>
          </w:tcPr>
          <w:p w:rsidR="00000000" w:rsidDel="00000000" w:rsidP="00000000" w:rsidRDefault="00000000" w:rsidRPr="00000000" w14:paraId="00000481">
            <w:pPr>
              <w:keepNext w:val="1"/>
              <w:spacing w:after="40" w:before="40" w:line="252.00000000000003" w:lineRule="auto"/>
              <w:jc w:val="center"/>
              <w:rPr/>
            </w:pPr>
            <w:r>
              <w:rPr>
                <w:rtl w:val="0"/>
              </w:rPr>
              <w:t xml:space="preserve">timestamp</w:t>
            </w:r>
          </w:p>
        </w:tc>
        <w:tc>
          <w:tcPr>
            <w:vAlign w:val="center"/>
          </w:tcPr>
          <w:p w:rsidR="00000000" w:rsidDel="00000000" w:rsidP="00000000" w:rsidRDefault="00000000" w:rsidRPr="00000000" w14:paraId="00000482">
            <w:pPr>
              <w:keepNext w:val="1"/>
              <w:spacing w:after="40" w:before="40" w:line="252.00000000000003" w:lineRule="auto"/>
              <w:jc w:val="center"/>
              <w:rPr/>
            </w:pPr>
            <w:r>
              <w:rPr>
                <w:rtl w:val="0"/>
              </w:rPr>
              <w:t xml:space="preserve">Thời điểm tạo bản ghi.</w:t>
            </w:r>
          </w:p>
        </w:tc>
      </w:tr>
      <w:tr>
        <w:trPr>
          <w:cantSplit w:val="1"/>
          <w:tblHeader w:val="0"/>
        </w:trPr>
        <w:tc>
          <w:tcPr>
            <w:vAlign w:val="center"/>
          </w:tcPr>
          <w:p w:rsidR="00000000" w:rsidDel="00000000" w:rsidP="00000000" w:rsidRDefault="00000000" w:rsidRPr="00000000" w14:paraId="00000483">
            <w:pPr>
              <w:keepNext w:val="1"/>
              <w:spacing w:after="40" w:before="40" w:line="252.00000000000003" w:lineRule="auto"/>
              <w:jc w:val="center"/>
              <w:rPr/>
            </w:pPr>
            <w:r>
              <w:rPr>
                <w:rtl w:val="0"/>
              </w:rPr>
              <w:t xml:space="preserve">updated_at</w:t>
            </w:r>
          </w:p>
        </w:tc>
        <w:tc>
          <w:tcPr>
            <w:vAlign w:val="center"/>
          </w:tcPr>
          <w:p w:rsidR="00000000" w:rsidDel="00000000" w:rsidP="00000000" w:rsidRDefault="00000000" w:rsidRPr="00000000" w14:paraId="00000484">
            <w:pPr>
              <w:keepNext w:val="1"/>
              <w:spacing w:after="40" w:before="40" w:line="252.00000000000003" w:lineRule="auto"/>
              <w:jc w:val="center"/>
              <w:rPr/>
            </w:pPr>
            <w:r>
              <w:rPr>
                <w:rtl w:val="0"/>
              </w:rPr>
              <w:t xml:space="preserve">timestamp</w:t>
            </w:r>
          </w:p>
        </w:tc>
        <w:tc>
          <w:tcPr>
            <w:vAlign w:val="center"/>
          </w:tcPr>
          <w:p w:rsidR="00000000" w:rsidDel="00000000" w:rsidP="00000000" w:rsidRDefault="00000000" w:rsidRPr="00000000" w14:paraId="00000485">
            <w:pPr>
              <w:keepNext w:val="1"/>
              <w:spacing w:after="40" w:before="40" w:line="252.00000000000003" w:lineRule="auto"/>
              <w:jc w:val="center"/>
              <w:rPr/>
            </w:pPr>
            <w:r>
              <w:rPr>
                <w:rtl w:val="0"/>
              </w:rPr>
              <w:t xml:space="preserve">Thời điểm cập nhật bản ghi gần nhất.</w:t>
            </w:r>
          </w:p>
        </w:tc>
      </w:tr>
      <w:tr>
        <w:trPr>
          <w:cantSplit w:val="1"/>
          <w:tblHeader w:val="0"/>
        </w:trPr>
        <w:tc>
          <w:tcPr>
            <w:vAlign w:val="center"/>
          </w:tcPr>
          <w:p w:rsidR="00000000" w:rsidDel="00000000" w:rsidP="00000000" w:rsidRDefault="00000000" w:rsidRPr="00000000" w14:paraId="00000486">
            <w:pPr>
              <w:spacing w:after="40" w:before="40" w:line="252.00000000000003" w:lineRule="auto"/>
              <w:jc w:val="center"/>
              <w:rPr/>
            </w:pPr>
            <w:r>
              <w:rPr>
                <w:rtl w:val="0"/>
              </w:rPr>
              <w:t xml:space="preserve">deleted_at</w:t>
            </w:r>
          </w:p>
        </w:tc>
        <w:tc>
          <w:tcPr>
            <w:vAlign w:val="center"/>
          </w:tcPr>
          <w:p w:rsidR="00000000" w:rsidDel="00000000" w:rsidP="00000000" w:rsidRDefault="00000000" w:rsidRPr="00000000" w14:paraId="00000487">
            <w:pPr>
              <w:spacing w:after="40" w:before="40" w:line="252.00000000000003" w:lineRule="auto"/>
              <w:jc w:val="center"/>
              <w:rPr/>
            </w:pPr>
            <w:r>
              <w:rPr>
                <w:rtl w:val="0"/>
              </w:rPr>
              <w:t xml:space="preserve">timestamp</w:t>
            </w:r>
          </w:p>
        </w:tc>
        <w:tc>
          <w:tcPr>
            <w:vAlign w:val="center"/>
          </w:tcPr>
          <w:p w:rsidR="00000000" w:rsidDel="00000000" w:rsidP="00000000" w:rsidRDefault="00000000" w:rsidRPr="00000000" w14:paraId="00000488">
            <w:pPr>
              <w:spacing w:after="40" w:before="40" w:line="252.00000000000003" w:lineRule="auto"/>
              <w:jc w:val="center"/>
              <w:rPr/>
            </w:pPr>
            <w:r>
              <w:rPr>
                <w:rtl w:val="0"/>
              </w:rPr>
              <w:t xml:space="preserve">Thời điểm xóa mềm bản ghi.</w:t>
            </w:r>
          </w:p>
        </w:tc>
      </w:tr>
    </w:tbl>
    <w:p w:rsidR="00000000" w:rsidDel="00000000" w:rsidP="00000000" w:rsidRDefault="00000000" w:rsidRPr="00000000" w14:paraId="00000489">
      <w:pPr>
        <w:keepNext w:val="1"/>
        <w:spacing w:before="120" w:lineRule="auto"/>
        <w:jc w:val="both"/>
        <w:rPr>
          <w:b w:val="1"/>
          <w:bCs w:val="1"/>
        </w:rPr>
      </w:pPr>
      <w:r>
        <w:rPr>
          <w:b w:val="1"/>
          <w:bCs w:val="1"/>
          <w:rtl w:val="0"/>
        </w:rPr>
        <w:t xml:space="preserve">- Bảng branch_menu_items</w:t>
      </w:r>
    </w:p>
    <w:bookmarkStart w:colFirst="0" w:colLast="0" w:name="stapx54zq4ai" w:id="64"/>
    <w:bookmarkEnd w:id="64"/>
    <w:p w:rsidR="00000000" w:rsidDel="00000000" w:rsidP="00000000" w:rsidRDefault="00000000" w:rsidRPr="00000000" w14:paraId="0000048A">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dữ liệu bảng branch_menu_items.</w:t>
      </w:r>
      <w:r>
        <w:rPr>
          <w:rtl w:val="0"/>
        </w:rPr>
      </w:r>
    </w:p>
    <w:tbl>
      <w:tblPr>
        <w:tblStyle w:val="Table27"/>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4"/>
        <w:gridCol w:w="1814"/>
        <w:gridCol w:w="4762"/>
        <w:tblGridChange w:id="0">
          <w:tblGrid>
            <w:gridCol w:w="2494"/>
            <w:gridCol w:w="1814"/>
            <w:gridCol w:w="4762"/>
          </w:tblGrid>
        </w:tblGridChange>
      </w:tblGrid>
      <w:tr>
        <w:trPr>
          <w:cantSplit w:val="1"/>
          <w:tblHeader w:val="1"/>
        </w:trPr>
        <w:tc>
          <w:tcPr>
            <w:shd w:fill="ededed" w:val="clear"/>
            <w:vAlign w:val="center"/>
          </w:tcPr>
          <w:p w:rsidR="00000000" w:rsidDel="00000000" w:rsidP="00000000" w:rsidRDefault="00000000" w:rsidRPr="00000000" w14:paraId="0000048B">
            <w:pPr>
              <w:keepNext w:val="1"/>
              <w:spacing w:after="40" w:before="40" w:line="252.00000000000003" w:lineRule="auto"/>
              <w:jc w:val="center"/>
              <w:rPr/>
            </w:pPr>
            <w:r>
              <w:rPr>
                <w:b w:val="1"/>
                <w:bCs w:val="1"/>
                <w:rtl w:val="0"/>
              </w:rPr>
              <w:t xml:space="preserve">Tên thuộc tính</w:t>
            </w:r>
            <w:r>
              <w:rPr>
                <w:rtl w:val="0"/>
              </w:rPr>
            </w:r>
          </w:p>
        </w:tc>
        <w:tc>
          <w:tcPr>
            <w:shd w:fill="ededed" w:val="clear"/>
            <w:vAlign w:val="center"/>
          </w:tcPr>
          <w:p w:rsidR="00000000" w:rsidDel="00000000" w:rsidP="00000000" w:rsidRDefault="00000000" w:rsidRPr="00000000" w14:paraId="0000048C">
            <w:pPr>
              <w:keepNext w:val="1"/>
              <w:spacing w:after="40" w:before="40" w:line="252.00000000000003" w:lineRule="auto"/>
              <w:jc w:val="center"/>
              <w:rPr/>
            </w:pPr>
            <w:r>
              <w:rPr>
                <w:b w:val="1"/>
                <w:bCs w:val="1"/>
                <w:rtl w:val="0"/>
              </w:rPr>
              <w:t xml:space="preserve">Kiểu dữ liệu</w:t>
            </w:r>
            <w:r>
              <w:rPr>
                <w:rtl w:val="0"/>
              </w:rPr>
            </w:r>
          </w:p>
        </w:tc>
        <w:tc>
          <w:tcPr>
            <w:shd w:fill="ededed" w:val="clear"/>
            <w:vAlign w:val="center"/>
          </w:tcPr>
          <w:p w:rsidR="00000000" w:rsidDel="00000000" w:rsidP="00000000" w:rsidRDefault="00000000" w:rsidRPr="00000000" w14:paraId="0000048D">
            <w:pPr>
              <w:keepNext w:val="1"/>
              <w:spacing w:after="40" w:before="40" w:line="252.00000000000003" w:lineRule="auto"/>
              <w:jc w:val="center"/>
              <w:rPr/>
            </w:pPr>
            <w:r>
              <w:rPr>
                <w:b w:val="1"/>
                <w:bCs w:val="1"/>
                <w:rtl w:val="0"/>
              </w:rPr>
              <w:t xml:space="preserve">Mô tả</w:t>
            </w:r>
            <w:r>
              <w:rPr>
                <w:rtl w:val="0"/>
              </w:rPr>
            </w:r>
          </w:p>
        </w:tc>
      </w:tr>
      <w:tr>
        <w:trPr>
          <w:cantSplit w:val="1"/>
          <w:tblHeader w:val="0"/>
        </w:trPr>
        <w:tc>
          <w:tcPr>
            <w:vAlign w:val="center"/>
          </w:tcPr>
          <w:p w:rsidR="00000000" w:rsidDel="00000000" w:rsidP="00000000" w:rsidRDefault="00000000" w:rsidRPr="00000000" w14:paraId="0000048E">
            <w:pPr>
              <w:keepNext w:val="1"/>
              <w:spacing w:after="40" w:before="40" w:line="252.00000000000003" w:lineRule="auto"/>
              <w:jc w:val="center"/>
              <w:rPr/>
            </w:pPr>
            <w:r>
              <w:rPr>
                <w:rtl w:val="0"/>
              </w:rPr>
              <w:t xml:space="preserve">id</w:t>
            </w:r>
          </w:p>
        </w:tc>
        <w:tc>
          <w:tcPr>
            <w:vAlign w:val="center"/>
          </w:tcPr>
          <w:p w:rsidR="00000000" w:rsidDel="00000000" w:rsidP="00000000" w:rsidRDefault="00000000" w:rsidRPr="00000000" w14:paraId="0000048F">
            <w:pPr>
              <w:keepNext w:val="1"/>
              <w:spacing w:after="40" w:before="40" w:line="252.00000000000003" w:lineRule="auto"/>
              <w:jc w:val="center"/>
              <w:rPr/>
            </w:pPr>
            <w:r>
              <w:rPr>
                <w:rtl w:val="0"/>
              </w:rPr>
              <w:t xml:space="preserve">bigint unsigned</w:t>
            </w:r>
          </w:p>
        </w:tc>
        <w:tc>
          <w:tcPr>
            <w:vAlign w:val="center"/>
          </w:tcPr>
          <w:p w:rsidR="00000000" w:rsidDel="00000000" w:rsidP="00000000" w:rsidRDefault="00000000" w:rsidRPr="00000000" w14:paraId="00000490">
            <w:pPr>
              <w:keepNext w:val="1"/>
              <w:spacing w:after="40" w:before="40" w:line="252.00000000000003" w:lineRule="auto"/>
              <w:jc w:val="both"/>
              <w:rPr/>
            </w:pPr>
            <w:r>
              <w:rPr>
                <w:rtl w:val="0"/>
              </w:rPr>
              <w:t xml:space="preserve">Khóa chính của bản ghi thực đơn chi nhánh.</w:t>
            </w:r>
          </w:p>
        </w:tc>
      </w:tr>
      <w:tr>
        <w:trPr>
          <w:cantSplit w:val="1"/>
          <w:tblHeader w:val="0"/>
        </w:trPr>
        <w:tc>
          <w:tcPr>
            <w:vAlign w:val="center"/>
          </w:tcPr>
          <w:p w:rsidR="00000000" w:rsidDel="00000000" w:rsidP="00000000" w:rsidRDefault="00000000" w:rsidRPr="00000000" w14:paraId="00000491">
            <w:pPr>
              <w:keepNext w:val="1"/>
              <w:spacing w:after="40" w:before="40" w:line="252.00000000000003" w:lineRule="auto"/>
              <w:jc w:val="center"/>
              <w:rPr/>
            </w:pPr>
            <w:r>
              <w:rPr>
                <w:rtl w:val="0"/>
              </w:rPr>
              <w:t xml:space="preserve">branch_id</w:t>
            </w:r>
          </w:p>
        </w:tc>
        <w:tc>
          <w:tcPr>
            <w:vAlign w:val="center"/>
          </w:tcPr>
          <w:p w:rsidR="00000000" w:rsidDel="00000000" w:rsidP="00000000" w:rsidRDefault="00000000" w:rsidRPr="00000000" w14:paraId="00000492">
            <w:pPr>
              <w:keepNext w:val="1"/>
              <w:spacing w:after="40" w:before="40" w:line="252.00000000000003" w:lineRule="auto"/>
              <w:jc w:val="center"/>
              <w:rPr/>
            </w:pPr>
            <w:r>
              <w:rPr>
                <w:rtl w:val="0"/>
              </w:rPr>
              <w:t xml:space="preserve">bigint unsigned</w:t>
            </w:r>
          </w:p>
        </w:tc>
        <w:tc>
          <w:tcPr>
            <w:vAlign w:val="center"/>
          </w:tcPr>
          <w:p w:rsidR="00000000" w:rsidDel="00000000" w:rsidP="00000000" w:rsidRDefault="00000000" w:rsidRPr="00000000" w14:paraId="00000493">
            <w:pPr>
              <w:keepNext w:val="1"/>
              <w:spacing w:after="40" w:before="40" w:line="252.00000000000003" w:lineRule="auto"/>
              <w:jc w:val="center"/>
              <w:rPr/>
            </w:pPr>
            <w:r>
              <w:rPr>
                <w:rtl w:val="0"/>
              </w:rPr>
              <w:t xml:space="preserve">Khóa ngoại tham chiếu branches.id.</w:t>
            </w:r>
          </w:p>
        </w:tc>
      </w:tr>
      <w:tr>
        <w:trPr>
          <w:cantSplit w:val="1"/>
          <w:tblHeader w:val="0"/>
        </w:trPr>
        <w:tc>
          <w:tcPr>
            <w:vAlign w:val="center"/>
          </w:tcPr>
          <w:p w:rsidR="00000000" w:rsidDel="00000000" w:rsidP="00000000" w:rsidRDefault="00000000" w:rsidRPr="00000000" w14:paraId="00000494">
            <w:pPr>
              <w:keepNext w:val="1"/>
              <w:spacing w:after="40" w:before="40" w:line="252.00000000000003" w:lineRule="auto"/>
              <w:jc w:val="center"/>
              <w:rPr/>
            </w:pPr>
            <w:r>
              <w:rPr>
                <w:rtl w:val="0"/>
              </w:rPr>
              <w:t xml:space="preserve">menu_item_id</w:t>
            </w:r>
          </w:p>
        </w:tc>
        <w:tc>
          <w:tcPr>
            <w:vAlign w:val="center"/>
          </w:tcPr>
          <w:p w:rsidR="00000000" w:rsidDel="00000000" w:rsidP="00000000" w:rsidRDefault="00000000" w:rsidRPr="00000000" w14:paraId="00000495">
            <w:pPr>
              <w:keepNext w:val="1"/>
              <w:spacing w:after="40" w:before="40" w:line="252.00000000000003" w:lineRule="auto"/>
              <w:jc w:val="center"/>
              <w:rPr/>
            </w:pPr>
            <w:r>
              <w:rPr>
                <w:rtl w:val="0"/>
              </w:rPr>
              <w:t xml:space="preserve">bigint unsigned</w:t>
            </w:r>
          </w:p>
        </w:tc>
        <w:tc>
          <w:tcPr>
            <w:vAlign w:val="center"/>
          </w:tcPr>
          <w:p w:rsidR="00000000" w:rsidDel="00000000" w:rsidP="00000000" w:rsidRDefault="00000000" w:rsidRPr="00000000" w14:paraId="00000496">
            <w:pPr>
              <w:keepNext w:val="1"/>
              <w:spacing w:after="40" w:before="40" w:line="252.00000000000003" w:lineRule="auto"/>
              <w:jc w:val="center"/>
              <w:rPr/>
            </w:pPr>
            <w:r>
              <w:rPr>
                <w:rtl w:val="0"/>
              </w:rPr>
              <w:t xml:space="preserve">Khóa ngoại tham chiếu menu_items.id.</w:t>
            </w:r>
          </w:p>
        </w:tc>
      </w:tr>
      <w:tr>
        <w:trPr>
          <w:cantSplit w:val="1"/>
          <w:tblHeader w:val="0"/>
        </w:trPr>
        <w:tc>
          <w:tcPr>
            <w:vAlign w:val="center"/>
          </w:tcPr>
          <w:p w:rsidR="00000000" w:rsidDel="00000000" w:rsidP="00000000" w:rsidRDefault="00000000" w:rsidRPr="00000000" w14:paraId="00000497">
            <w:pPr>
              <w:keepNext w:val="1"/>
              <w:spacing w:after="40" w:before="40" w:line="252.00000000000003" w:lineRule="auto"/>
              <w:jc w:val="center"/>
              <w:rPr/>
            </w:pPr>
            <w:r>
              <w:rPr>
                <w:rtl w:val="0"/>
              </w:rPr>
              <w:t xml:space="preserve">price</w:t>
            </w:r>
          </w:p>
        </w:tc>
        <w:tc>
          <w:tcPr>
            <w:vAlign w:val="center"/>
          </w:tcPr>
          <w:p w:rsidR="00000000" w:rsidDel="00000000" w:rsidP="00000000" w:rsidRDefault="00000000" w:rsidRPr="00000000" w14:paraId="00000498">
            <w:pPr>
              <w:keepNext w:val="1"/>
              <w:spacing w:after="40" w:before="40" w:line="252.00000000000003" w:lineRule="auto"/>
              <w:jc w:val="center"/>
              <w:rPr/>
            </w:pPr>
            <w:r>
              <w:rPr>
                <w:rtl w:val="0"/>
              </w:rPr>
              <w:t xml:space="preserve">decimal(12,0)</w:t>
            </w:r>
          </w:p>
        </w:tc>
        <w:tc>
          <w:tcPr>
            <w:vAlign w:val="center"/>
          </w:tcPr>
          <w:p w:rsidR="00000000" w:rsidDel="00000000" w:rsidP="00000000" w:rsidRDefault="00000000" w:rsidRPr="00000000" w14:paraId="00000499">
            <w:pPr>
              <w:keepNext w:val="1"/>
              <w:spacing w:after="40" w:before="40" w:line="252.00000000000003" w:lineRule="auto"/>
              <w:jc w:val="both"/>
              <w:rPr/>
            </w:pPr>
            <w:r>
              <w:rPr>
                <w:rtl w:val="0"/>
              </w:rPr>
              <w:t xml:space="preserve">Giá bán của món tại chi nhánh, tính bằng đồng.</w:t>
            </w:r>
          </w:p>
        </w:tc>
      </w:tr>
      <w:tr>
        <w:trPr>
          <w:cantSplit w:val="1"/>
          <w:tblHeader w:val="0"/>
        </w:trPr>
        <w:tc>
          <w:tcPr>
            <w:vAlign w:val="center"/>
          </w:tcPr>
          <w:p w:rsidR="00000000" w:rsidDel="00000000" w:rsidP="00000000" w:rsidRDefault="00000000" w:rsidRPr="00000000" w14:paraId="0000049A">
            <w:pPr>
              <w:keepNext w:val="1"/>
              <w:spacing w:after="40" w:before="40" w:line="252.00000000000003" w:lineRule="auto"/>
              <w:jc w:val="center"/>
              <w:rPr/>
            </w:pPr>
            <w:r>
              <w:rPr>
                <w:rtl w:val="0"/>
              </w:rPr>
              <w:t xml:space="preserve">is_available</w:t>
            </w:r>
          </w:p>
        </w:tc>
        <w:tc>
          <w:tcPr>
            <w:vAlign w:val="center"/>
          </w:tcPr>
          <w:p w:rsidR="00000000" w:rsidDel="00000000" w:rsidP="00000000" w:rsidRDefault="00000000" w:rsidRPr="00000000" w14:paraId="0000049B">
            <w:pPr>
              <w:keepNext w:val="1"/>
              <w:spacing w:after="40" w:before="40" w:line="252.00000000000003" w:lineRule="auto"/>
              <w:jc w:val="center"/>
              <w:rPr/>
            </w:pPr>
            <w:r>
              <w:rPr>
                <w:rtl w:val="0"/>
              </w:rPr>
              <w:t xml:space="preserve">tinyint(1)</w:t>
            </w:r>
          </w:p>
        </w:tc>
        <w:tc>
          <w:tcPr>
            <w:vAlign w:val="center"/>
          </w:tcPr>
          <w:p w:rsidR="00000000" w:rsidDel="00000000" w:rsidP="00000000" w:rsidRDefault="00000000" w:rsidRPr="00000000" w14:paraId="0000049C">
            <w:pPr>
              <w:keepNext w:val="1"/>
              <w:spacing w:after="40" w:before="40" w:line="252.00000000000003" w:lineRule="auto"/>
              <w:jc w:val="both"/>
              <w:rPr/>
            </w:pPr>
            <w:r>
              <w:rPr>
                <w:rtl w:val="0"/>
              </w:rPr>
              <w:t xml:space="preserve">Trạng thái sẵn bán: 1 là có sẵn, 0 là không có sẵn.</w:t>
            </w:r>
          </w:p>
        </w:tc>
      </w:tr>
      <w:tr>
        <w:trPr>
          <w:cantSplit w:val="1"/>
          <w:tblHeader w:val="0"/>
          <w:ins w:id="9101" w:author="Claude" w:date="2026-10-24T12:00:00Z"/>
        </w:trPr>
        <w:tc>
          <w:tcPr>
            <w:vAlign w:val="center"/>
          </w:tcPr>
          <w:p w:rsidR="00000000" w:rsidDel="00000000" w:rsidP="00000000" w:rsidRDefault="00000000" w:rsidRPr="00000000" w14:paraId="0000049A">
            <w:pPr>
              <w:keepNext w:val="1"/>
              <w:spacing w:after="40" w:before="40" w:line="252.00000000000003" w:lineRule="auto"/>
              <w:jc w:val="center"/>
              <w:rPr>
                <w:ins w:id="9102" w:author="Claude" w:date="2026-10-24T12:00:00Z"/>
              </w:rPr>
            </w:pPr>
            <w:ins w:id="9103" w:author="Claude" w:date="2026-10-24T12:00:00Z">
              <w:r>
                <w:rPr>
                  <w:rtl w:val="0"/>
                </w:rPr>
                <w:t xml:space="preserve">is_bestseller</w:t>
              </w:r>
            </w:ins>
          </w:p>
        </w:tc>
        <w:tc>
          <w:tcPr>
            <w:vAlign w:val="center"/>
          </w:tcPr>
          <w:p w:rsidR="00000000" w:rsidDel="00000000" w:rsidP="00000000" w:rsidRDefault="00000000" w:rsidRPr="00000000" w14:paraId="0000049B">
            <w:pPr>
              <w:keepNext w:val="1"/>
              <w:spacing w:after="40" w:before="40" w:line="252.00000000000003" w:lineRule="auto"/>
              <w:jc w:val="center"/>
              <w:rPr>
                <w:ins w:id="9104" w:author="Claude" w:date="2026-10-24T12:00:00Z"/>
              </w:rPr>
            </w:pPr>
            <w:ins w:id="9105" w:author="Claude" w:date="2026-10-24T12:00:00Z">
              <w:r>
                <w:rPr>
                  <w:rtl w:val="0"/>
                </w:rPr>
                <w:t xml:space="preserve">tinyint(1)</w:t>
              </w:r>
            </w:ins>
          </w:p>
        </w:tc>
        <w:tc>
          <w:tcPr>
            <w:vAlign w:val="center"/>
          </w:tcPr>
          <w:p w:rsidR="00000000" w:rsidDel="00000000" w:rsidP="00000000" w:rsidRDefault="00000000" w:rsidRPr="00000000" w14:paraId="0000049C">
            <w:pPr>
              <w:keepNext w:val="1"/>
              <w:spacing w:after="40" w:before="40" w:line="252.00000000000003" w:lineRule="auto"/>
              <w:jc w:val="both"/>
              <w:rPr>
                <w:ins w:id="9106" w:author="Claude" w:date="2026-10-24T12:00:00Z"/>
              </w:rPr>
            </w:pPr>
            <w:ins w:id="9107" w:author="Claude" w:date="2026-10-24T12:00:00Z">
              <w:r>
                <w:rPr>
                  <w:rtl w:val="0"/>
                </w:rPr>
                <w:t xml:space="preserve">Nhãn Bán chạy của món tại chi nhánh.</w:t>
              </w:r>
            </w:ins>
          </w:p>
        </w:tc>
      </w:tr>
      <w:tr>
        <w:trPr>
          <w:cantSplit w:val="1"/>
          <w:tblHeader w:val="0"/>
          <w:ins w:id="9094" w:author="Claude" w:date="2026-10-24T12:00:00Z"/>
        </w:trPr>
        <w:tc>
          <w:tcPr>
            <w:vAlign w:val="center"/>
          </w:tcPr>
          <w:p w:rsidR="00000000" w:rsidDel="00000000" w:rsidP="00000000" w:rsidRDefault="00000000" w:rsidRPr="00000000" w14:paraId="0000049A">
            <w:pPr>
              <w:keepNext w:val="1"/>
              <w:spacing w:after="40" w:before="40" w:line="252.00000000000003" w:lineRule="auto"/>
              <w:jc w:val="center"/>
              <w:rPr>
                <w:ins w:id="9095" w:author="Claude" w:date="2026-10-24T12:00:00Z"/>
              </w:rPr>
            </w:pPr>
            <w:ins w:id="9096" w:author="Claude" w:date="2026-10-24T12:00:00Z">
              <w:r>
                <w:rPr>
                  <w:rtl w:val="0"/>
                </w:rPr>
                <w:t xml:space="preserve">is_chef_pick</w:t>
              </w:r>
            </w:ins>
          </w:p>
        </w:tc>
        <w:tc>
          <w:tcPr>
            <w:vAlign w:val="center"/>
          </w:tcPr>
          <w:p w:rsidR="00000000" w:rsidDel="00000000" w:rsidP="00000000" w:rsidRDefault="00000000" w:rsidRPr="00000000" w14:paraId="0000049B">
            <w:pPr>
              <w:keepNext w:val="1"/>
              <w:spacing w:after="40" w:before="40" w:line="252.00000000000003" w:lineRule="auto"/>
              <w:jc w:val="center"/>
              <w:rPr>
                <w:ins w:id="9097" w:author="Claude" w:date="2026-10-24T12:00:00Z"/>
              </w:rPr>
            </w:pPr>
            <w:ins w:id="9098" w:author="Claude" w:date="2026-10-24T12:00:00Z">
              <w:r>
                <w:rPr>
                  <w:rtl w:val="0"/>
                </w:rPr>
                <w:t xml:space="preserve">tinyint(1)</w:t>
              </w:r>
            </w:ins>
          </w:p>
        </w:tc>
        <w:tc>
          <w:tcPr>
            <w:vAlign w:val="center"/>
          </w:tcPr>
          <w:p w:rsidR="00000000" w:rsidDel="00000000" w:rsidP="00000000" w:rsidRDefault="00000000" w:rsidRPr="00000000" w14:paraId="0000049C">
            <w:pPr>
              <w:keepNext w:val="1"/>
              <w:spacing w:after="40" w:before="40" w:line="252.00000000000003" w:lineRule="auto"/>
              <w:jc w:val="both"/>
              <w:rPr>
                <w:ins w:id="9099" w:author="Claude" w:date="2026-10-24T12:00:00Z"/>
              </w:rPr>
            </w:pPr>
            <w:ins w:id="9100" w:author="Claude" w:date="2026-10-24T12:00:00Z">
              <w:r>
                <w:rPr>
                  <w:rtl w:val="0"/>
                </w:rPr>
                <w:t xml:space="preserve">Món được quản lý chọn vào mục Ưu đãi đặc biệt từ đầu bếp trên trang chủ.</w:t>
              </w:r>
            </w:ins>
          </w:p>
        </w:tc>
      </w:tr>
      <w:tr>
        <w:trPr>
          <w:cantSplit w:val="1"/>
          <w:tblHeader w:val="0"/>
        </w:trPr>
        <w:tc>
          <w:tcPr>
            <w:vAlign w:val="center"/>
          </w:tcPr>
          <w:p w:rsidR="00000000" w:rsidDel="00000000" w:rsidP="00000000" w:rsidRDefault="00000000" w:rsidRPr="00000000" w14:paraId="0000049D">
            <w:pPr>
              <w:keepNext w:val="1"/>
              <w:spacing w:after="40" w:before="40" w:line="252.00000000000003" w:lineRule="auto"/>
              <w:jc w:val="center"/>
              <w:rPr/>
            </w:pPr>
            <w:r>
              <w:rPr>
                <w:rtl w:val="0"/>
              </w:rPr>
              <w:t xml:space="preserve">stock_qty</w:t>
            </w:r>
          </w:p>
        </w:tc>
        <w:tc>
          <w:tcPr>
            <w:vAlign w:val="center"/>
          </w:tcPr>
          <w:p w:rsidR="00000000" w:rsidDel="00000000" w:rsidP="00000000" w:rsidRDefault="00000000" w:rsidRPr="00000000" w14:paraId="0000049E">
            <w:pPr>
              <w:keepNext w:val="1"/>
              <w:spacing w:after="40" w:before="40" w:line="252.00000000000003" w:lineRule="auto"/>
              <w:jc w:val="center"/>
              <w:rPr/>
            </w:pPr>
            <w:r>
              <w:rPr>
                <w:rtl w:val="0"/>
              </w:rPr>
              <w:t xml:space="preserve">int unsigned</w:t>
            </w:r>
          </w:p>
        </w:tc>
        <w:tc>
          <w:tcPr>
            <w:vAlign w:val="center"/>
          </w:tcPr>
          <w:p w:rsidR="00000000" w:rsidDel="00000000" w:rsidP="00000000" w:rsidRDefault="00000000" w:rsidRPr="00000000" w14:paraId="0000049F">
            <w:pPr>
              <w:keepNext w:val="1"/>
              <w:spacing w:after="40" w:before="40" w:line="252.00000000000003" w:lineRule="auto"/>
              <w:jc w:val="center"/>
              <w:rPr/>
            </w:pPr>
            <w:del w:id="9092" w:author="Claude" w:date="2026-10-24T12:00:00Z">
              <w:r>
                <w:rPr>
                  <w:rtl w:val="0"/>
                </w:rPr>
                <w:delText xml:space="preserve">Số lượng món còn tại chi nhánh.</w:delText>
              </w:r>
            </w:del>
            <w:ins w:id="9093" w:author="Claude" w:date="2026-10-24T12:00:00Z">
              <w:r>
                <w:rPr>
                  <w:rtl w:val="0"/>
                </w:rPr>
                <w:t xml:space="preserve">Số lượng món còn tại chi nhánh; để trống là không giới hạn, 0 là hết món. Tự trừ khi đặt và hoàn lại khi huỷ đơn.</w:t>
              </w:r>
            </w:ins>
          </w:p>
        </w:tc>
      </w:tr>
      <w:tr>
        <w:trPr>
          <w:cantSplit w:val="1"/>
          <w:tblHeader w:val="0"/>
        </w:trPr>
        <w:tc>
          <w:tcPr>
            <w:vAlign w:val="center"/>
          </w:tcPr>
          <w:p w:rsidR="00000000" w:rsidDel="00000000" w:rsidP="00000000" w:rsidRDefault="00000000" w:rsidRPr="00000000" w14:paraId="000004A0">
            <w:pPr>
              <w:keepNext w:val="1"/>
              <w:spacing w:after="40" w:before="40" w:line="252.00000000000003" w:lineRule="auto"/>
              <w:jc w:val="center"/>
              <w:rPr/>
            </w:pPr>
            <w:r>
              <w:rPr>
                <w:rtl w:val="0"/>
              </w:rPr>
              <w:t xml:space="preserve">created_at</w:t>
            </w:r>
          </w:p>
        </w:tc>
        <w:tc>
          <w:tcPr>
            <w:vAlign w:val="center"/>
          </w:tcPr>
          <w:p w:rsidR="00000000" w:rsidDel="00000000" w:rsidP="00000000" w:rsidRDefault="00000000" w:rsidRPr="00000000" w14:paraId="000004A1">
            <w:pPr>
              <w:keepNext w:val="1"/>
              <w:spacing w:after="40" w:before="40" w:line="252.00000000000003" w:lineRule="auto"/>
              <w:jc w:val="center"/>
              <w:rPr/>
            </w:pPr>
            <w:r>
              <w:rPr>
                <w:rtl w:val="0"/>
              </w:rPr>
              <w:t xml:space="preserve">timestamp</w:t>
            </w:r>
          </w:p>
        </w:tc>
        <w:tc>
          <w:tcPr>
            <w:vAlign w:val="center"/>
          </w:tcPr>
          <w:p w:rsidR="00000000" w:rsidDel="00000000" w:rsidP="00000000" w:rsidRDefault="00000000" w:rsidRPr="00000000" w14:paraId="000004A2">
            <w:pPr>
              <w:keepNext w:val="1"/>
              <w:spacing w:after="40" w:before="40" w:line="252.00000000000003" w:lineRule="auto"/>
              <w:jc w:val="center"/>
              <w:rPr/>
            </w:pPr>
            <w:r>
              <w:rPr>
                <w:rtl w:val="0"/>
              </w:rPr>
              <w:t xml:space="preserve">Thời điểm tạo bản ghi.</w:t>
            </w:r>
          </w:p>
        </w:tc>
      </w:tr>
      <w:tr>
        <w:trPr>
          <w:cantSplit w:val="1"/>
          <w:tblHeader w:val="0"/>
        </w:trPr>
        <w:tc>
          <w:tcPr>
            <w:vAlign w:val="center"/>
          </w:tcPr>
          <w:p w:rsidR="00000000" w:rsidDel="00000000" w:rsidP="00000000" w:rsidRDefault="00000000" w:rsidRPr="00000000" w14:paraId="000004A3">
            <w:pPr>
              <w:spacing w:after="40" w:before="40" w:line="252.00000000000003" w:lineRule="auto"/>
              <w:jc w:val="center"/>
              <w:rPr/>
            </w:pPr>
            <w:r>
              <w:rPr>
                <w:rtl w:val="0"/>
              </w:rPr>
              <w:t xml:space="preserve">updated_at</w:t>
            </w:r>
          </w:p>
        </w:tc>
        <w:tc>
          <w:tcPr>
            <w:vAlign w:val="center"/>
          </w:tcPr>
          <w:p w:rsidR="00000000" w:rsidDel="00000000" w:rsidP="00000000" w:rsidRDefault="00000000" w:rsidRPr="00000000" w14:paraId="000004A4">
            <w:pPr>
              <w:spacing w:after="40" w:before="40" w:line="252.00000000000003" w:lineRule="auto"/>
              <w:jc w:val="center"/>
              <w:rPr/>
            </w:pPr>
            <w:r>
              <w:rPr>
                <w:rtl w:val="0"/>
              </w:rPr>
              <w:t xml:space="preserve">timestamp</w:t>
            </w:r>
          </w:p>
        </w:tc>
        <w:tc>
          <w:tcPr>
            <w:vAlign w:val="center"/>
          </w:tcPr>
          <w:p w:rsidR="00000000" w:rsidDel="00000000" w:rsidP="00000000" w:rsidRDefault="00000000" w:rsidRPr="00000000" w14:paraId="000004A5">
            <w:pPr>
              <w:spacing w:after="40" w:before="40" w:line="252.00000000000003" w:lineRule="auto"/>
              <w:jc w:val="center"/>
              <w:rPr/>
            </w:pPr>
            <w:r>
              <w:rPr>
                <w:rtl w:val="0"/>
              </w:rPr>
              <w:t xml:space="preserve">Thời điểm cập nhật bản ghi gần nhất.</w:t>
            </w:r>
          </w:p>
        </w:tc>
      </w:tr>
    </w:tbl>
    <w:p w:rsidR="00000000" w:rsidDel="00000000" w:rsidP="00000000" w:rsidRDefault="00000000" w:rsidRPr="00000000" w14:paraId="000004A6">
      <w:pPr>
        <w:keepNext w:val="1"/>
        <w:spacing w:before="120" w:lineRule="auto"/>
        <w:jc w:val="both"/>
        <w:rPr>
          <w:b w:val="1"/>
          <w:bCs w:val="1"/>
        </w:rPr>
      </w:pPr>
      <w:r>
        <w:rPr>
          <w:b w:val="1"/>
          <w:bCs w:val="1"/>
          <w:rtl w:val="0"/>
        </w:rPr>
        <w:t xml:space="preserve">- Bảng orders</w:t>
      </w:r>
    </w:p>
    <w:bookmarkStart w:colFirst="0" w:colLast="0" w:name="vwtsscph378r" w:id="65"/>
    <w:bookmarkEnd w:id="65"/>
    <w:p w:rsidR="00000000" w:rsidDel="00000000" w:rsidP="00000000" w:rsidRDefault="00000000" w:rsidRPr="00000000" w14:paraId="000004A7">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dữ liệu bảng orders.</w:t>
      </w:r>
      <w:r>
        <w:rPr>
          <w:rtl w:val="0"/>
        </w:rPr>
      </w:r>
    </w:p>
    <w:tbl>
      <w:tblPr>
        <w:tblStyle w:val="Table28"/>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4"/>
        <w:gridCol w:w="1814"/>
        <w:gridCol w:w="4762"/>
        <w:tblGridChange w:id="0">
          <w:tblGrid>
            <w:gridCol w:w="2494"/>
            <w:gridCol w:w="1814"/>
            <w:gridCol w:w="4762"/>
          </w:tblGrid>
        </w:tblGridChange>
      </w:tblGrid>
      <w:tr>
        <w:trPr>
          <w:cantSplit w:val="1"/>
          <w:tblHeader w:val="1"/>
        </w:trPr>
        <w:tc>
          <w:tcPr>
            <w:shd w:fill="ededed" w:val="clear"/>
            <w:vAlign w:val="center"/>
          </w:tcPr>
          <w:p w:rsidR="00000000" w:rsidDel="00000000" w:rsidP="00000000" w:rsidRDefault="00000000" w:rsidRPr="00000000" w14:paraId="000004A8">
            <w:pPr>
              <w:keepNext w:val="1"/>
              <w:spacing w:after="40" w:before="40" w:line="252.00000000000003" w:lineRule="auto"/>
              <w:jc w:val="center"/>
              <w:rPr>
                <w:b w:val="1"/>
                <w:bCs w:val="1"/>
              </w:rPr>
            </w:pPr>
            <w:r>
              <w:rPr>
                <w:b w:val="1"/>
                <w:bCs w:val="1"/>
                <w:rtl w:val="0"/>
              </w:rPr>
              <w:t xml:space="preserve">Tên thuộc tính</w:t>
            </w:r>
          </w:p>
        </w:tc>
        <w:tc>
          <w:tcPr>
            <w:shd w:fill="ededed" w:val="clear"/>
            <w:vAlign w:val="center"/>
          </w:tcPr>
          <w:p w:rsidR="00000000" w:rsidDel="00000000" w:rsidP="00000000" w:rsidRDefault="00000000" w:rsidRPr="00000000" w14:paraId="000004A9">
            <w:pPr>
              <w:keepNext w:val="1"/>
              <w:spacing w:after="40" w:before="40" w:line="252.00000000000003" w:lineRule="auto"/>
              <w:jc w:val="center"/>
              <w:rPr>
                <w:b w:val="1"/>
                <w:bCs w:val="1"/>
              </w:rPr>
            </w:pPr>
            <w:r>
              <w:rPr>
                <w:b w:val="1"/>
                <w:bCs w:val="1"/>
                <w:rtl w:val="0"/>
              </w:rPr>
              <w:t xml:space="preserve">Kiểu dữ liệu</w:t>
            </w:r>
          </w:p>
        </w:tc>
        <w:tc>
          <w:tcPr>
            <w:shd w:fill="ededed" w:val="clear"/>
            <w:vAlign w:val="center"/>
          </w:tcPr>
          <w:p w:rsidR="00000000" w:rsidDel="00000000" w:rsidP="00000000" w:rsidRDefault="00000000" w:rsidRPr="00000000" w14:paraId="000004AA">
            <w:pPr>
              <w:keepNext w:val="1"/>
              <w:spacing w:after="40" w:before="40" w:line="252.00000000000003" w:lineRule="auto"/>
              <w:jc w:val="center"/>
              <w:rPr>
                <w:b w:val="1"/>
                <w:bCs w:val="1"/>
              </w:rPr>
            </w:pPr>
            <w:r>
              <w:rPr>
                <w:b w:val="1"/>
                <w:bCs w:val="1"/>
                <w:rtl w:val="0"/>
              </w:rPr>
              <w:t xml:space="preserve">Mô tả</w:t>
            </w:r>
          </w:p>
        </w:tc>
      </w:tr>
      <w:tr>
        <w:trPr>
          <w:cantSplit w:val="1"/>
          <w:tblHeader w:val="0"/>
        </w:trPr>
        <w:tc>
          <w:tcPr>
            <w:vAlign w:val="center"/>
          </w:tcPr>
          <w:p w:rsidR="00000000" w:rsidDel="00000000" w:rsidP="00000000" w:rsidRDefault="00000000" w:rsidRPr="00000000" w14:paraId="000004AB">
            <w:pPr>
              <w:keepNext w:val="1"/>
              <w:spacing w:after="40" w:before="40" w:line="252.00000000000003" w:lineRule="auto"/>
              <w:jc w:val="center"/>
              <w:rPr/>
            </w:pPr>
            <w:r>
              <w:rPr>
                <w:rtl w:val="0"/>
              </w:rPr>
              <w:t xml:space="preserve">id</w:t>
            </w:r>
          </w:p>
        </w:tc>
        <w:tc>
          <w:tcPr>
            <w:vAlign w:val="center"/>
          </w:tcPr>
          <w:p w:rsidR="00000000" w:rsidDel="00000000" w:rsidP="00000000" w:rsidRDefault="00000000" w:rsidRPr="00000000" w14:paraId="000004AC">
            <w:pPr>
              <w:keepNext w:val="1"/>
              <w:spacing w:after="40" w:before="40" w:line="252.00000000000003" w:lineRule="auto"/>
              <w:jc w:val="center"/>
              <w:rPr/>
            </w:pPr>
            <w:r>
              <w:rPr>
                <w:rtl w:val="0"/>
              </w:rPr>
              <w:t xml:space="preserve">bigint unsigned</w:t>
            </w:r>
          </w:p>
        </w:tc>
        <w:tc>
          <w:tcPr>
            <w:vAlign w:val="center"/>
          </w:tcPr>
          <w:p w:rsidR="00000000" w:rsidDel="00000000" w:rsidP="00000000" w:rsidRDefault="00000000" w:rsidRPr="00000000" w14:paraId="000004AD">
            <w:pPr>
              <w:keepNext w:val="1"/>
              <w:spacing w:after="40" w:before="40" w:line="252.00000000000003" w:lineRule="auto"/>
              <w:jc w:val="center"/>
              <w:rPr/>
            </w:pPr>
            <w:r>
              <w:rPr>
                <w:rtl w:val="0"/>
              </w:rPr>
              <w:t xml:space="preserve">Khóa chính, định danh đơn hàng.</w:t>
            </w:r>
          </w:p>
        </w:tc>
      </w:tr>
      <w:tr>
        <w:trPr>
          <w:cantSplit w:val="1"/>
          <w:tblHeader w:val="0"/>
        </w:trPr>
        <w:tc>
          <w:tcPr>
            <w:vAlign w:val="center"/>
          </w:tcPr>
          <w:p w:rsidR="00000000" w:rsidDel="00000000" w:rsidP="00000000" w:rsidRDefault="00000000" w:rsidRPr="00000000" w14:paraId="000004AE">
            <w:pPr>
              <w:keepNext w:val="1"/>
              <w:spacing w:after="40" w:before="40" w:line="252.00000000000003" w:lineRule="auto"/>
              <w:jc w:val="center"/>
              <w:rPr/>
            </w:pPr>
            <w:r>
              <w:rPr>
                <w:rtl w:val="0"/>
              </w:rPr>
              <w:t xml:space="preserve">order_code</w:t>
            </w:r>
          </w:p>
        </w:tc>
        <w:tc>
          <w:tcPr>
            <w:vAlign w:val="center"/>
          </w:tcPr>
          <w:p w:rsidR="00000000" w:rsidDel="00000000" w:rsidP="00000000" w:rsidRDefault="00000000" w:rsidRPr="00000000" w14:paraId="000004AF">
            <w:pPr>
              <w:keepNext w:val="1"/>
              <w:spacing w:after="40" w:before="40" w:line="252.00000000000003" w:lineRule="auto"/>
              <w:jc w:val="center"/>
              <w:rPr/>
            </w:pPr>
            <w:r>
              <w:rPr>
                <w:rtl w:val="0"/>
              </w:rPr>
              <w:t xml:space="preserve">varchar(255)</w:t>
            </w:r>
          </w:p>
        </w:tc>
        <w:tc>
          <w:tcPr>
            <w:vAlign w:val="center"/>
          </w:tcPr>
          <w:p w:rsidR="00000000" w:rsidDel="00000000" w:rsidP="00000000" w:rsidRDefault="00000000" w:rsidRPr="00000000" w14:paraId="000004B0">
            <w:pPr>
              <w:keepNext w:val="1"/>
              <w:spacing w:after="40" w:before="40" w:line="252.00000000000003" w:lineRule="auto"/>
              <w:jc w:val="center"/>
              <w:rPr/>
            </w:pPr>
            <w:r>
              <w:rPr>
                <w:rtl w:val="0"/>
              </w:rPr>
              <w:t xml:space="preserve">Mã đơn hàng hiển thị cho người dùng.</w:t>
            </w:r>
          </w:p>
        </w:tc>
      </w:tr>
      <w:tr>
        <w:trPr>
          <w:cantSplit w:val="1"/>
          <w:tblHeader w:val="0"/>
        </w:trPr>
        <w:tc>
          <w:tcPr>
            <w:vAlign w:val="center"/>
          </w:tcPr>
          <w:p w:rsidR="00000000" w:rsidDel="00000000" w:rsidP="00000000" w:rsidRDefault="00000000" w:rsidRPr="00000000" w14:paraId="000004B1">
            <w:pPr>
              <w:keepNext w:val="1"/>
              <w:spacing w:after="40" w:before="40" w:line="252.00000000000003" w:lineRule="auto"/>
              <w:jc w:val="center"/>
              <w:rPr/>
            </w:pPr>
            <w:r>
              <w:rPr>
                <w:rtl w:val="0"/>
              </w:rPr>
              <w:t xml:space="preserve">user_id</w:t>
            </w:r>
          </w:p>
        </w:tc>
        <w:tc>
          <w:tcPr>
            <w:vAlign w:val="center"/>
          </w:tcPr>
          <w:p w:rsidR="00000000" w:rsidDel="00000000" w:rsidP="00000000" w:rsidRDefault="00000000" w:rsidRPr="00000000" w14:paraId="000004B2">
            <w:pPr>
              <w:keepNext w:val="1"/>
              <w:spacing w:after="40" w:before="40" w:line="252.00000000000003" w:lineRule="auto"/>
              <w:jc w:val="center"/>
              <w:rPr/>
            </w:pPr>
            <w:r>
              <w:rPr>
                <w:rtl w:val="0"/>
              </w:rPr>
              <w:t xml:space="preserve">bigint unsigned</w:t>
            </w:r>
          </w:p>
        </w:tc>
        <w:tc>
          <w:tcPr>
            <w:vAlign w:val="center"/>
          </w:tcPr>
          <w:p w:rsidR="00000000" w:rsidDel="00000000" w:rsidP="00000000" w:rsidRDefault="00000000" w:rsidRPr="00000000" w14:paraId="000004B3">
            <w:pPr>
              <w:keepNext w:val="1"/>
              <w:spacing w:after="40" w:before="40" w:line="252.00000000000003" w:lineRule="auto"/>
              <w:jc w:val="both"/>
              <w:rPr/>
            </w:pPr>
            <w:r>
              <w:rPr>
                <w:rtl w:val="0"/>
              </w:rPr>
              <w:t xml:space="preserve">Khóa ngoại tham chiếu users.id; khách hàng đặt đơn.</w:t>
            </w:r>
          </w:p>
        </w:tc>
      </w:tr>
      <w:tr>
        <w:trPr>
          <w:cantSplit w:val="1"/>
          <w:tblHeader w:val="0"/>
        </w:trPr>
        <w:tc>
          <w:tcPr>
            <w:vAlign w:val="center"/>
          </w:tcPr>
          <w:p w:rsidR="00000000" w:rsidDel="00000000" w:rsidP="00000000" w:rsidRDefault="00000000" w:rsidRPr="00000000" w14:paraId="000004B4">
            <w:pPr>
              <w:keepNext w:val="1"/>
              <w:spacing w:after="40" w:before="40" w:line="252.00000000000003" w:lineRule="auto"/>
              <w:jc w:val="center"/>
              <w:rPr/>
            </w:pPr>
            <w:r>
              <w:rPr>
                <w:rtl w:val="0"/>
              </w:rPr>
              <w:t xml:space="preserve">branch_id</w:t>
            </w:r>
          </w:p>
        </w:tc>
        <w:tc>
          <w:tcPr>
            <w:vAlign w:val="center"/>
          </w:tcPr>
          <w:p w:rsidR="00000000" w:rsidDel="00000000" w:rsidP="00000000" w:rsidRDefault="00000000" w:rsidRPr="00000000" w14:paraId="000004B5">
            <w:pPr>
              <w:keepNext w:val="1"/>
              <w:spacing w:after="40" w:before="40" w:line="252.00000000000003" w:lineRule="auto"/>
              <w:jc w:val="center"/>
              <w:rPr/>
            </w:pPr>
            <w:r>
              <w:rPr>
                <w:rtl w:val="0"/>
              </w:rPr>
              <w:t xml:space="preserve">bigint unsigned</w:t>
            </w:r>
          </w:p>
        </w:tc>
        <w:tc>
          <w:tcPr>
            <w:vAlign w:val="center"/>
          </w:tcPr>
          <w:p w:rsidR="00000000" w:rsidDel="00000000" w:rsidP="00000000" w:rsidRDefault="00000000" w:rsidRPr="00000000" w14:paraId="000004B6">
            <w:pPr>
              <w:keepNext w:val="1"/>
              <w:spacing w:after="40" w:before="40" w:line="252.00000000000003" w:lineRule="auto"/>
              <w:jc w:val="both"/>
              <w:rPr/>
            </w:pPr>
            <w:r>
              <w:rPr>
                <w:rtl w:val="0"/>
              </w:rPr>
              <w:t xml:space="preserve">Khóa ngoại tham chiếu branches.id; chi nhánh xử lý đơn.</w:t>
            </w:r>
          </w:p>
        </w:tc>
      </w:tr>
      <w:tr>
        <w:trPr>
          <w:cantSplit w:val="1"/>
          <w:tblHeader w:val="0"/>
        </w:trPr>
        <w:tc>
          <w:tcPr>
            <w:vAlign w:val="center"/>
          </w:tcPr>
          <w:p w:rsidR="00000000" w:rsidDel="00000000" w:rsidP="00000000" w:rsidRDefault="00000000" w:rsidRPr="00000000" w14:paraId="000004B7">
            <w:pPr>
              <w:keepNext w:val="1"/>
              <w:spacing w:after="40" w:before="40" w:line="252.00000000000003" w:lineRule="auto"/>
              <w:jc w:val="center"/>
              <w:rPr/>
            </w:pPr>
            <w:r>
              <w:rPr>
                <w:rtl w:val="0"/>
              </w:rPr>
              <w:t xml:space="preserve">kitchen_by</w:t>
            </w:r>
          </w:p>
        </w:tc>
        <w:tc>
          <w:tcPr>
            <w:vAlign w:val="center"/>
          </w:tcPr>
          <w:p w:rsidR="00000000" w:rsidDel="00000000" w:rsidP="00000000" w:rsidRDefault="00000000" w:rsidRPr="00000000" w14:paraId="000004B8">
            <w:pPr>
              <w:keepNext w:val="1"/>
              <w:spacing w:after="40" w:before="40" w:line="252.00000000000003" w:lineRule="auto"/>
              <w:jc w:val="center"/>
              <w:rPr/>
            </w:pPr>
            <w:r>
              <w:rPr>
                <w:rtl w:val="0"/>
              </w:rPr>
              <w:t xml:space="preserve">bigint unsigned</w:t>
            </w:r>
          </w:p>
        </w:tc>
        <w:tc>
          <w:tcPr>
            <w:vAlign w:val="center"/>
          </w:tcPr>
          <w:p w:rsidR="00000000" w:rsidDel="00000000" w:rsidP="00000000" w:rsidRDefault="00000000" w:rsidRPr="00000000" w14:paraId="000004B9">
            <w:pPr>
              <w:keepNext w:val="1"/>
              <w:spacing w:after="40" w:before="40" w:line="252.00000000000003" w:lineRule="auto"/>
              <w:jc w:val="both"/>
              <w:rPr/>
            </w:pPr>
            <w:r>
              <w:rPr>
                <w:rtl w:val="0"/>
              </w:rPr>
              <w:t xml:space="preserve">Khóa ngoại tham chiếu users.id; nhân sự bếp được ghi nhận cho đơn.</w:t>
            </w:r>
          </w:p>
        </w:tc>
      </w:tr>
      <w:tr>
        <w:trPr>
          <w:cantSplit w:val="1"/>
          <w:tblHeader w:val="0"/>
        </w:trPr>
        <w:tc>
          <w:tcPr>
            <w:vAlign w:val="center"/>
          </w:tcPr>
          <w:p w:rsidR="00000000" w:rsidDel="00000000" w:rsidP="00000000" w:rsidRDefault="00000000" w:rsidRPr="00000000" w14:paraId="000004BA">
            <w:pPr>
              <w:keepNext w:val="1"/>
              <w:spacing w:after="40" w:before="40" w:line="252.00000000000003" w:lineRule="auto"/>
              <w:jc w:val="center"/>
              <w:rPr/>
            </w:pPr>
            <w:r>
              <w:rPr>
                <w:rtl w:val="0"/>
              </w:rPr>
              <w:t xml:space="preserve">type</w:t>
            </w:r>
          </w:p>
        </w:tc>
        <w:tc>
          <w:tcPr>
            <w:vAlign w:val="center"/>
          </w:tcPr>
          <w:p w:rsidR="00000000" w:rsidDel="00000000" w:rsidP="00000000" w:rsidRDefault="00000000" w:rsidRPr="00000000" w14:paraId="000004BB">
            <w:pPr>
              <w:keepNext w:val="1"/>
              <w:spacing w:after="40" w:before="40" w:line="252.00000000000003" w:lineRule="auto"/>
              <w:jc w:val="center"/>
              <w:rPr/>
            </w:pPr>
            <w:r>
              <w:rPr>
                <w:rtl w:val="0"/>
              </w:rPr>
              <w:t xml:space="preserve">enum('takeaway', 'delivery')</w:t>
            </w:r>
          </w:p>
        </w:tc>
        <w:tc>
          <w:tcPr>
            <w:vAlign w:val="center"/>
          </w:tcPr>
          <w:p w:rsidR="00000000" w:rsidDel="00000000" w:rsidP="00000000" w:rsidRDefault="00000000" w:rsidRPr="00000000" w14:paraId="000004BC">
            <w:pPr>
              <w:keepNext w:val="1"/>
              <w:spacing w:after="40" w:before="40" w:line="252.00000000000003" w:lineRule="auto"/>
              <w:jc w:val="both"/>
              <w:rPr/>
            </w:pPr>
            <w:r>
              <w:rPr>
                <w:rtl w:val="0"/>
              </w:rPr>
              <w:t xml:space="preserve">Hình thức nhận: mang đi hoặc giao tận nơi.</w:t>
            </w:r>
          </w:p>
        </w:tc>
      </w:tr>
      <w:tr>
        <w:trPr>
          <w:cantSplit w:val="1"/>
          <w:tblHeader w:val="0"/>
          <w:ins w:id="9050" w:author="Claude" w:date="2026-10-24T12:00:00Z"/>
        </w:trPr>
        <w:tc>
          <w:tcPr>
            <w:vAlign w:val="center"/>
          </w:tcPr>
          <w:p w:rsidR="00000000" w:rsidDel="00000000" w:rsidP="00000000" w:rsidRDefault="00000000" w:rsidRPr="00000000" w14:paraId="000004BA">
            <w:pPr>
              <w:keepNext w:val="1"/>
              <w:spacing w:after="40" w:before="40" w:line="252.00000000000003" w:lineRule="auto"/>
              <w:jc w:val="center"/>
              <w:rPr>
                <w:ins w:id="9051" w:author="Claude" w:date="2026-10-24T12:00:00Z"/>
              </w:rPr>
            </w:pPr>
            <w:ins w:id="9052" w:author="Claude" w:date="2026-10-24T12:00:00Z">
              <w:r>
                <w:rPr>
                  <w:rtl w:val="0"/>
                </w:rPr>
                <w:t xml:space="preserve">delivery_speed</w:t>
              </w:r>
            </w:ins>
          </w:p>
        </w:tc>
        <w:tc>
          <w:tcPr>
            <w:vAlign w:val="center"/>
          </w:tcPr>
          <w:p w:rsidR="00000000" w:rsidDel="00000000" w:rsidP="00000000" w:rsidRDefault="00000000" w:rsidRPr="00000000" w14:paraId="000004BB">
            <w:pPr>
              <w:keepNext w:val="1"/>
              <w:spacing w:after="40" w:before="40" w:line="252.00000000000003" w:lineRule="auto"/>
              <w:jc w:val="center"/>
              <w:rPr>
                <w:ins w:id="9053" w:author="Claude" w:date="2026-10-24T12:00:00Z"/>
              </w:rPr>
            </w:pPr>
            <w:ins w:id="9054" w:author="Claude" w:date="2026-10-24T12:00:00Z">
              <w:r>
                <w:rPr>
                  <w:rtl w:val="0"/>
                </w:rPr>
                <w:t xml:space="preserve">enum('standard', 'express')</w:t>
              </w:r>
            </w:ins>
          </w:p>
        </w:tc>
        <w:tc>
          <w:tcPr>
            <w:vAlign w:val="center"/>
          </w:tcPr>
          <w:p w:rsidR="00000000" w:rsidDel="00000000" w:rsidP="00000000" w:rsidRDefault="00000000" w:rsidRPr="00000000" w14:paraId="000004BC">
            <w:pPr>
              <w:keepNext w:val="1"/>
              <w:spacing w:after="40" w:before="40" w:line="252.00000000000003" w:lineRule="auto"/>
              <w:jc w:val="both"/>
              <w:rPr>
                <w:ins w:id="9055" w:author="Claude" w:date="2026-10-24T12:00:00Z"/>
              </w:rPr>
            </w:pPr>
            <w:ins w:id="9056" w:author="Claude" w:date="2026-10-24T12:00:00Z">
              <w:r>
                <w:rPr>
                  <w:rtl w:val="0"/>
                </w:rPr>
                <w:t xml:space="preserve">Tốc độ giao hàng: tiêu chuẩn hoặc hỏa tốc.</w:t>
              </w:r>
            </w:ins>
          </w:p>
        </w:tc>
      </w:tr>
      <w:tr>
        <w:trPr>
          <w:cantSplit w:val="1"/>
          <w:tblHeader w:val="0"/>
          <w:ins w:id="9043" w:author="Claude" w:date="2026-10-24T12:00:00Z"/>
        </w:trPr>
        <w:tc>
          <w:tcPr>
            <w:vAlign w:val="center"/>
          </w:tcPr>
          <w:p w:rsidR="00000000" w:rsidDel="00000000" w:rsidP="00000000" w:rsidRDefault="00000000" w:rsidRPr="00000000" w14:paraId="000004BA">
            <w:pPr>
              <w:keepNext w:val="1"/>
              <w:spacing w:after="40" w:before="40" w:line="252.00000000000003" w:lineRule="auto"/>
              <w:jc w:val="center"/>
              <w:rPr>
                <w:ins w:id="9044" w:author="Claude" w:date="2026-10-24T12:00:00Z"/>
              </w:rPr>
            </w:pPr>
            <w:ins w:id="9045" w:author="Claude" w:date="2026-10-24T12:00:00Z">
              <w:r>
                <w:rPr>
                  <w:rtl w:val="0"/>
                </w:rPr>
                <w:t xml:space="preserve">shipping_fee</w:t>
              </w:r>
            </w:ins>
          </w:p>
        </w:tc>
        <w:tc>
          <w:tcPr>
            <w:vAlign w:val="center"/>
          </w:tcPr>
          <w:p w:rsidR="00000000" w:rsidDel="00000000" w:rsidP="00000000" w:rsidRDefault="00000000" w:rsidRPr="00000000" w14:paraId="000004BB">
            <w:pPr>
              <w:keepNext w:val="1"/>
              <w:spacing w:after="40" w:before="40" w:line="252.00000000000003" w:lineRule="auto"/>
              <w:jc w:val="center"/>
              <w:rPr>
                <w:ins w:id="9046" w:author="Claude" w:date="2026-10-24T12:00:00Z"/>
              </w:rPr>
            </w:pPr>
            <w:ins w:id="9047" w:author="Claude" w:date="2026-10-24T12:00:00Z">
              <w:r>
                <w:rPr>
                  <w:rtl w:val="0"/>
                </w:rPr>
                <w:t xml:space="preserve">decimal(12,0)</w:t>
              </w:r>
            </w:ins>
          </w:p>
        </w:tc>
        <w:tc>
          <w:tcPr>
            <w:vAlign w:val="center"/>
          </w:tcPr>
          <w:p w:rsidR="00000000" w:rsidDel="00000000" w:rsidP="00000000" w:rsidRDefault="00000000" w:rsidRPr="00000000" w14:paraId="000004BC">
            <w:pPr>
              <w:keepNext w:val="1"/>
              <w:spacing w:after="40" w:before="40" w:line="252.00000000000003" w:lineRule="auto"/>
              <w:jc w:val="both"/>
              <w:rPr>
                <w:ins w:id="9048" w:author="Claude" w:date="2026-10-24T12:00:00Z"/>
              </w:rPr>
            </w:pPr>
            <w:ins w:id="9049" w:author="Claude" w:date="2026-10-24T12:00:00Z">
              <w:r>
                <w:rPr>
                  <w:rtl w:val="0"/>
                </w:rPr>
                <w:t xml:space="preserve">Phí giao hàng của đơn (15.000đ tiêu chuẩn, 30.000đ hỏa tốc, 0 với đơn mang đi).</w:t>
              </w:r>
            </w:ins>
          </w:p>
        </w:tc>
      </w:tr>
      <w:tr>
        <w:trPr>
          <w:cantSplit w:val="1"/>
          <w:tblHeader w:val="0"/>
        </w:trPr>
        <w:tc>
          <w:tcPr>
            <w:vAlign w:val="center"/>
          </w:tcPr>
          <w:p w:rsidR="00000000" w:rsidDel="00000000" w:rsidP="00000000" w:rsidRDefault="00000000" w:rsidRPr="00000000" w14:paraId="000004BD">
            <w:pPr>
              <w:keepNext w:val="1"/>
              <w:spacing w:after="40" w:before="40" w:line="252.00000000000003" w:lineRule="auto"/>
              <w:jc w:val="center"/>
              <w:rPr/>
            </w:pPr>
            <w:r>
              <w:rPr>
                <w:rtl w:val="0"/>
              </w:rPr>
              <w:t xml:space="preserve">status</w:t>
            </w:r>
          </w:p>
        </w:tc>
        <w:tc>
          <w:tcPr>
            <w:vAlign w:val="center"/>
          </w:tcPr>
          <w:p w:rsidR="00000000" w:rsidDel="00000000" w:rsidP="00000000" w:rsidRDefault="00000000" w:rsidRPr="00000000" w14:paraId="000004BE">
            <w:pPr>
              <w:keepNext w:val="1"/>
              <w:spacing w:after="40" w:before="40" w:line="252.00000000000003" w:lineRule="auto"/>
              <w:jc w:val="both"/>
              <w:rPr/>
            </w:pPr>
            <w:r>
              <w:rPr>
                <w:rtl w:val="0"/>
              </w:rPr>
              <w:t xml:space="preserve">enum('pending', 'confirmed', 'cooking', 'ready', 'completed', 'cancelled')</w:t>
            </w:r>
          </w:p>
        </w:tc>
        <w:tc>
          <w:tcPr>
            <w:vAlign w:val="center"/>
          </w:tcPr>
          <w:p w:rsidR="00000000" w:rsidDel="00000000" w:rsidP="00000000" w:rsidRDefault="00000000" w:rsidRPr="00000000" w14:paraId="000004BF">
            <w:pPr>
              <w:keepNext w:val="1"/>
              <w:spacing w:after="40" w:before="40" w:line="252.00000000000003" w:lineRule="auto"/>
              <w:jc w:val="both"/>
              <w:rPr/>
            </w:pPr>
            <w:r>
              <w:rPr>
                <w:rtl w:val="0"/>
              </w:rPr>
              <w:t xml:space="preserve">Trạng thái: chờ xác nhận, đã xác nhận, đang chế biến, sẵn sàng, hoàn thành hoặc đã hủy.</w:t>
            </w:r>
          </w:p>
        </w:tc>
      </w:tr>
      <w:tr>
        <w:trPr>
          <w:cantSplit w:val="1"/>
          <w:tblHeader w:val="0"/>
        </w:trPr>
        <w:tc>
          <w:tcPr>
            <w:vAlign w:val="center"/>
          </w:tcPr>
          <w:p w:rsidR="00000000" w:rsidDel="00000000" w:rsidP="00000000" w:rsidRDefault="00000000" w:rsidRPr="00000000" w14:paraId="000004C0">
            <w:pPr>
              <w:keepNext w:val="1"/>
              <w:spacing w:after="40" w:before="40" w:line="252.00000000000003" w:lineRule="auto"/>
              <w:jc w:val="center"/>
              <w:rPr/>
            </w:pPr>
            <w:r>
              <w:rPr>
                <w:rtl w:val="0"/>
              </w:rPr>
              <w:t xml:space="preserve">subtotal</w:t>
            </w:r>
          </w:p>
        </w:tc>
        <w:tc>
          <w:tcPr>
            <w:vAlign w:val="center"/>
          </w:tcPr>
          <w:p w:rsidR="00000000" w:rsidDel="00000000" w:rsidP="00000000" w:rsidRDefault="00000000" w:rsidRPr="00000000" w14:paraId="000004C1">
            <w:pPr>
              <w:keepNext w:val="1"/>
              <w:spacing w:after="40" w:before="40" w:line="252.00000000000003" w:lineRule="auto"/>
              <w:jc w:val="center"/>
              <w:rPr/>
            </w:pPr>
            <w:r>
              <w:rPr>
                <w:rtl w:val="0"/>
              </w:rPr>
              <w:t xml:space="preserve">decimal(12,0)</w:t>
            </w:r>
          </w:p>
        </w:tc>
        <w:tc>
          <w:tcPr>
            <w:vAlign w:val="center"/>
          </w:tcPr>
          <w:p w:rsidR="00000000" w:rsidDel="00000000" w:rsidP="00000000" w:rsidRDefault="00000000" w:rsidRPr="00000000" w14:paraId="000004C2">
            <w:pPr>
              <w:keepNext w:val="1"/>
              <w:spacing w:after="40" w:before="40" w:line="252.00000000000003" w:lineRule="auto"/>
              <w:jc w:val="both"/>
              <w:rPr/>
            </w:pPr>
            <w:r>
              <w:rPr>
                <w:rtl w:val="0"/>
              </w:rPr>
              <w:t xml:space="preserve">Tổng tiền món trước khi áp dụng giảm giá.</w:t>
            </w:r>
          </w:p>
        </w:tc>
      </w:tr>
      <w:tr>
        <w:trPr>
          <w:cantSplit w:val="1"/>
          <w:tblHeader w:val="0"/>
        </w:trPr>
        <w:tc>
          <w:tcPr>
            <w:vAlign w:val="center"/>
          </w:tcPr>
          <w:p w:rsidR="00000000" w:rsidDel="00000000" w:rsidP="00000000" w:rsidRDefault="00000000" w:rsidRPr="00000000" w14:paraId="000004C3">
            <w:pPr>
              <w:keepNext w:val="1"/>
              <w:spacing w:after="40" w:before="40" w:line="252.00000000000003" w:lineRule="auto"/>
              <w:jc w:val="center"/>
              <w:rPr/>
            </w:pPr>
            <w:r>
              <w:rPr>
                <w:rtl w:val="0"/>
              </w:rPr>
              <w:t xml:space="preserve">discount</w:t>
            </w:r>
          </w:p>
        </w:tc>
        <w:tc>
          <w:tcPr>
            <w:vAlign w:val="center"/>
          </w:tcPr>
          <w:p w:rsidR="00000000" w:rsidDel="00000000" w:rsidP="00000000" w:rsidRDefault="00000000" w:rsidRPr="00000000" w14:paraId="000004C4">
            <w:pPr>
              <w:keepNext w:val="1"/>
              <w:spacing w:after="40" w:before="40" w:line="252.00000000000003" w:lineRule="auto"/>
              <w:jc w:val="center"/>
              <w:rPr/>
            </w:pPr>
            <w:r>
              <w:rPr>
                <w:rtl w:val="0"/>
              </w:rPr>
              <w:t xml:space="preserve">decimal(12,0)</w:t>
            </w:r>
          </w:p>
        </w:tc>
        <w:tc>
          <w:tcPr>
            <w:vAlign w:val="center"/>
          </w:tcPr>
          <w:p w:rsidR="00000000" w:rsidDel="00000000" w:rsidP="00000000" w:rsidRDefault="00000000" w:rsidRPr="00000000" w14:paraId="000004C5">
            <w:pPr>
              <w:keepNext w:val="1"/>
              <w:spacing w:after="40" w:before="40" w:line="252.00000000000003" w:lineRule="auto"/>
              <w:jc w:val="center"/>
              <w:rPr/>
            </w:pPr>
            <w:r>
              <w:rPr>
                <w:rtl w:val="0"/>
              </w:rPr>
              <w:t xml:space="preserve">Số tiền giảm giá của đơn hàng.</w:t>
            </w:r>
          </w:p>
        </w:tc>
      </w:tr>
      <w:tr>
        <w:trPr>
          <w:cantSplit w:val="1"/>
          <w:tblHeader w:val="0"/>
        </w:trPr>
        <w:tc>
          <w:tcPr>
            <w:vAlign w:val="center"/>
          </w:tcPr>
          <w:p w:rsidR="00000000" w:rsidDel="00000000" w:rsidP="00000000" w:rsidRDefault="00000000" w:rsidRPr="00000000" w14:paraId="000004C6">
            <w:pPr>
              <w:keepNext w:val="1"/>
              <w:spacing w:after="40" w:before="40" w:line="252.00000000000003" w:lineRule="auto"/>
              <w:jc w:val="center"/>
              <w:rPr/>
            </w:pPr>
            <w:r>
              <w:rPr>
                <w:rtl w:val="0"/>
              </w:rPr>
              <w:t xml:space="preserve">total</w:t>
            </w:r>
          </w:p>
        </w:tc>
        <w:tc>
          <w:tcPr>
            <w:vAlign w:val="center"/>
          </w:tcPr>
          <w:p w:rsidR="00000000" w:rsidDel="00000000" w:rsidP="00000000" w:rsidRDefault="00000000" w:rsidRPr="00000000" w14:paraId="000004C7">
            <w:pPr>
              <w:keepNext w:val="1"/>
              <w:spacing w:after="40" w:before="40" w:line="252.00000000000003" w:lineRule="auto"/>
              <w:jc w:val="center"/>
              <w:rPr/>
            </w:pPr>
            <w:r>
              <w:rPr>
                <w:rtl w:val="0"/>
              </w:rPr>
              <w:t xml:space="preserve">decimal(12,0)</w:t>
            </w:r>
          </w:p>
        </w:tc>
        <w:tc>
          <w:tcPr>
            <w:vAlign w:val="center"/>
          </w:tcPr>
          <w:p w:rsidR="00000000" w:rsidDel="00000000" w:rsidP="00000000" w:rsidRDefault="00000000" w:rsidRPr="00000000" w14:paraId="000004C8">
            <w:pPr>
              <w:keepNext w:val="1"/>
              <w:spacing w:after="40" w:before="40" w:line="252.00000000000003" w:lineRule="auto"/>
              <w:jc w:val="both"/>
              <w:rPr/>
            </w:pPr>
            <w:r>
              <w:rPr>
                <w:rtl w:val="0"/>
              </w:rPr>
              <w:t xml:space="preserve">Tổng số tiền phải thanh toán của đơn hàng.</w:t>
            </w:r>
          </w:p>
        </w:tc>
      </w:tr>
      <w:tr>
        <w:trPr>
          <w:cantSplit w:val="1"/>
          <w:tblHeader w:val="0"/>
        </w:trPr>
        <w:tc>
          <w:tcPr>
            <w:vAlign w:val="center"/>
          </w:tcPr>
          <w:p w:rsidR="00000000" w:rsidDel="00000000" w:rsidP="00000000" w:rsidRDefault="00000000" w:rsidRPr="00000000" w14:paraId="000004C9">
            <w:pPr>
              <w:keepNext w:val="1"/>
              <w:spacing w:after="40" w:before="40" w:line="252.00000000000003" w:lineRule="auto"/>
              <w:jc w:val="center"/>
              <w:rPr/>
            </w:pPr>
            <w:r>
              <w:rPr>
                <w:rtl w:val="0"/>
              </w:rPr>
              <w:t xml:space="preserve">payment_method</w:t>
            </w:r>
          </w:p>
        </w:tc>
        <w:tc>
          <w:tcPr>
            <w:vAlign w:val="center"/>
          </w:tcPr>
          <w:p w:rsidR="00000000" w:rsidDel="00000000" w:rsidP="00000000" w:rsidRDefault="00000000" w:rsidRPr="00000000" w14:paraId="000004CA">
            <w:pPr>
              <w:keepNext w:val="1"/>
              <w:spacing w:after="40" w:before="40" w:line="252.00000000000003" w:lineRule="auto"/>
              <w:jc w:val="center"/>
              <w:rPr/>
            </w:pPr>
            <w:del w:id="9039" w:author="Claude" w:date="2026-10-24T12:00:00Z">
              <w:r>
                <w:rPr>
                  <w:rtl w:val="0"/>
                </w:rPr>
                <w:delText xml:space="preserve">enum('cash', 'momo', 'vnpay')</w:delText>
              </w:r>
            </w:del>
            <w:ins w:id="9040" w:author="Claude" w:date="2026-10-24T12:00:00Z">
              <w:r>
                <w:rPr>
                  <w:rtl w:val="0"/>
                </w:rPr>
                <w:t xml:space="preserve">varchar(20)</w:t>
              </w:r>
            </w:ins>
          </w:p>
        </w:tc>
        <w:tc>
          <w:tcPr>
            <w:vAlign w:val="center"/>
          </w:tcPr>
          <w:p w:rsidR="00000000" w:rsidDel="00000000" w:rsidP="00000000" w:rsidRDefault="00000000" w:rsidRPr="00000000" w14:paraId="000004CB">
            <w:pPr>
              <w:keepNext w:val="1"/>
              <w:spacing w:after="40" w:before="40" w:line="252.00000000000003" w:lineRule="auto"/>
              <w:jc w:val="both"/>
              <w:rPr/>
            </w:pPr>
            <w:del w:id="9041" w:author="Claude" w:date="2026-10-24T12:00:00Z">
              <w:r>
                <w:rPr>
                  <w:rtl w:val="0"/>
                </w:rPr>
                <w:delText xml:space="preserve">Phương thức thanh toán: tiền mặt, MoMo hoặc VNPay.</w:delText>
              </w:r>
            </w:del>
            <w:ins w:id="9042" w:author="Claude" w:date="2026-10-24T12:00:00Z">
              <w:r>
                <w:rPr>
                  <w:rtl w:val="0"/>
                </w:rPr>
                <w:t xml:space="preserve">Phương thức thanh toán: cash (tiền mặt), bank (chuyển khoản VietQR), momo hoặc vnpay.</w:t>
              </w:r>
            </w:ins>
          </w:p>
        </w:tc>
      </w:tr>
      <w:tr>
        <w:trPr>
          <w:cantSplit w:val="1"/>
          <w:tblHeader w:val="0"/>
        </w:trPr>
        <w:tc>
          <w:tcPr>
            <w:vAlign w:val="center"/>
          </w:tcPr>
          <w:p w:rsidR="00000000" w:rsidDel="00000000" w:rsidP="00000000" w:rsidRDefault="00000000" w:rsidRPr="00000000" w14:paraId="000004CC">
            <w:pPr>
              <w:keepNext w:val="1"/>
              <w:spacing w:after="40" w:before="40" w:line="252.00000000000003" w:lineRule="auto"/>
              <w:jc w:val="center"/>
              <w:rPr/>
            </w:pPr>
            <w:r>
              <w:rPr>
                <w:rtl w:val="0"/>
              </w:rPr>
              <w:t xml:space="preserve">payment_status</w:t>
            </w:r>
          </w:p>
        </w:tc>
        <w:tc>
          <w:tcPr>
            <w:vAlign w:val="center"/>
          </w:tcPr>
          <w:p w:rsidR="00000000" w:rsidDel="00000000" w:rsidP="00000000" w:rsidRDefault="00000000" w:rsidRPr="00000000" w14:paraId="000004CD">
            <w:pPr>
              <w:keepNext w:val="1"/>
              <w:spacing w:after="40" w:before="40" w:line="252.00000000000003" w:lineRule="auto"/>
              <w:jc w:val="center"/>
              <w:rPr/>
            </w:pPr>
            <w:r>
              <w:rPr>
                <w:rtl w:val="0"/>
              </w:rPr>
              <w:t xml:space="preserve">enum('unpaid', 'paid')</w:t>
            </w:r>
          </w:p>
        </w:tc>
        <w:tc>
          <w:tcPr>
            <w:vAlign w:val="center"/>
          </w:tcPr>
          <w:p w:rsidR="00000000" w:rsidDel="00000000" w:rsidP="00000000" w:rsidRDefault="00000000" w:rsidRPr="00000000" w14:paraId="000004CE">
            <w:pPr>
              <w:keepNext w:val="1"/>
              <w:spacing w:after="40" w:before="40" w:line="252.00000000000003" w:lineRule="auto"/>
              <w:jc w:val="both"/>
              <w:rPr/>
            </w:pPr>
            <w:r>
              <w:rPr>
                <w:rtl w:val="0"/>
              </w:rPr>
              <w:t xml:space="preserve">Trạng thái thanh toán: chưa thanh toán hoặc đã thanh toán.</w:t>
            </w:r>
          </w:p>
        </w:tc>
      </w:tr>
      <w:tr>
        <w:trPr>
          <w:cantSplit w:val="1"/>
          <w:tblHeader w:val="0"/>
        </w:trPr>
        <w:tc>
          <w:tcPr>
            <w:vAlign w:val="center"/>
          </w:tcPr>
          <w:p w:rsidR="00000000" w:rsidDel="00000000" w:rsidP="00000000" w:rsidRDefault="00000000" w:rsidRPr="00000000" w14:paraId="000004CF">
            <w:pPr>
              <w:keepNext w:val="1"/>
              <w:spacing w:after="40" w:before="40" w:line="252.00000000000003" w:lineRule="auto"/>
              <w:jc w:val="center"/>
              <w:rPr/>
            </w:pPr>
            <w:r>
              <w:rPr>
                <w:rtl w:val="0"/>
              </w:rPr>
              <w:t xml:space="preserve">delivery_address</w:t>
            </w:r>
          </w:p>
        </w:tc>
        <w:tc>
          <w:tcPr>
            <w:vAlign w:val="center"/>
          </w:tcPr>
          <w:p w:rsidR="00000000" w:rsidDel="00000000" w:rsidP="00000000" w:rsidRDefault="00000000" w:rsidRPr="00000000" w14:paraId="000004D0">
            <w:pPr>
              <w:keepNext w:val="1"/>
              <w:spacing w:after="40" w:before="40" w:line="252.00000000000003" w:lineRule="auto"/>
              <w:jc w:val="center"/>
              <w:rPr/>
            </w:pPr>
            <w:r>
              <w:rPr>
                <w:rtl w:val="0"/>
              </w:rPr>
              <w:t xml:space="preserve">text</w:t>
            </w:r>
          </w:p>
        </w:tc>
        <w:tc>
          <w:tcPr>
            <w:vAlign w:val="center"/>
          </w:tcPr>
          <w:p w:rsidR="00000000" w:rsidDel="00000000" w:rsidP="00000000" w:rsidRDefault="00000000" w:rsidRPr="00000000" w14:paraId="000004D1">
            <w:pPr>
              <w:keepNext w:val="1"/>
              <w:spacing w:after="40" w:before="40" w:line="252.00000000000003" w:lineRule="auto"/>
              <w:jc w:val="both"/>
              <w:rPr/>
            </w:pPr>
            <w:r>
              <w:rPr>
                <w:rtl w:val="0"/>
              </w:rPr>
              <w:t xml:space="preserve">Thông tin địa chỉ giao hàng được lưu cho đơn.</w:t>
            </w:r>
          </w:p>
        </w:tc>
      </w:tr>
      <w:tr>
        <w:trPr>
          <w:cantSplit w:val="1"/>
          <w:tblHeader w:val="0"/>
        </w:trPr>
        <w:tc>
          <w:tcPr>
            <w:vAlign w:val="center"/>
          </w:tcPr>
          <w:p w:rsidR="00000000" w:rsidDel="00000000" w:rsidP="00000000" w:rsidRDefault="00000000" w:rsidRPr="00000000" w14:paraId="000004D2">
            <w:pPr>
              <w:keepNext w:val="1"/>
              <w:spacing w:after="40" w:before="40" w:line="252.00000000000003" w:lineRule="auto"/>
              <w:jc w:val="center"/>
              <w:rPr/>
            </w:pPr>
            <w:r>
              <w:rPr>
                <w:rtl w:val="0"/>
              </w:rPr>
              <w:t xml:space="preserve">estimated_time</w:t>
            </w:r>
          </w:p>
        </w:tc>
        <w:tc>
          <w:tcPr>
            <w:vAlign w:val="center"/>
          </w:tcPr>
          <w:p w:rsidR="00000000" w:rsidDel="00000000" w:rsidP="00000000" w:rsidRDefault="00000000" w:rsidRPr="00000000" w14:paraId="000004D3">
            <w:pPr>
              <w:keepNext w:val="1"/>
              <w:spacing w:after="40" w:before="40" w:line="252.00000000000003" w:lineRule="auto"/>
              <w:jc w:val="center"/>
              <w:rPr/>
            </w:pPr>
            <w:r>
              <w:rPr>
                <w:rtl w:val="0"/>
              </w:rPr>
              <w:t xml:space="preserve">timestamp</w:t>
            </w:r>
          </w:p>
        </w:tc>
        <w:tc>
          <w:tcPr>
            <w:vAlign w:val="center"/>
          </w:tcPr>
          <w:p w:rsidR="00000000" w:rsidDel="00000000" w:rsidP="00000000" w:rsidRDefault="00000000" w:rsidRPr="00000000" w14:paraId="000004D4">
            <w:pPr>
              <w:keepNext w:val="1"/>
              <w:spacing w:after="40" w:before="40" w:line="252.00000000000003" w:lineRule="auto"/>
              <w:jc w:val="both"/>
              <w:rPr/>
            </w:pPr>
            <w:r>
              <w:rPr>
                <w:rtl w:val="0"/>
              </w:rPr>
              <w:t xml:space="preserve">Thời điểm dự kiến hoàn tất hoặc nhận đơn.</w:t>
            </w:r>
          </w:p>
        </w:tc>
      </w:tr>
      <w:tr>
        <w:trPr>
          <w:cantSplit w:val="1"/>
          <w:tblHeader w:val="0"/>
        </w:trPr>
        <w:tc>
          <w:tcPr>
            <w:vAlign w:val="center"/>
          </w:tcPr>
          <w:p w:rsidR="00000000" w:rsidDel="00000000" w:rsidP="00000000" w:rsidRDefault="00000000" w:rsidRPr="00000000" w14:paraId="000004D5">
            <w:pPr>
              <w:keepNext w:val="1"/>
              <w:spacing w:after="40" w:before="40" w:line="252.00000000000003" w:lineRule="auto"/>
              <w:jc w:val="center"/>
              <w:rPr/>
            </w:pPr>
            <w:r>
              <w:rPr>
                <w:rtl w:val="0"/>
              </w:rPr>
              <w:t xml:space="preserve">pickup_code</w:t>
            </w:r>
          </w:p>
        </w:tc>
        <w:tc>
          <w:tcPr>
            <w:vAlign w:val="center"/>
          </w:tcPr>
          <w:p w:rsidR="00000000" w:rsidDel="00000000" w:rsidP="00000000" w:rsidRDefault="00000000" w:rsidRPr="00000000" w14:paraId="000004D6">
            <w:pPr>
              <w:keepNext w:val="1"/>
              <w:spacing w:after="40" w:before="40" w:line="252.00000000000003" w:lineRule="auto"/>
              <w:jc w:val="center"/>
              <w:rPr/>
            </w:pPr>
            <w:r>
              <w:rPr>
                <w:rtl w:val="0"/>
              </w:rPr>
              <w:t xml:space="preserve">varchar(10)</w:t>
            </w:r>
          </w:p>
        </w:tc>
        <w:tc>
          <w:tcPr>
            <w:vAlign w:val="center"/>
          </w:tcPr>
          <w:p w:rsidR="00000000" w:rsidDel="00000000" w:rsidP="00000000" w:rsidRDefault="00000000" w:rsidRPr="00000000" w14:paraId="000004D7">
            <w:pPr>
              <w:keepNext w:val="1"/>
              <w:spacing w:after="40" w:before="40" w:line="252.00000000000003" w:lineRule="auto"/>
              <w:jc w:val="center"/>
              <w:rPr/>
            </w:pPr>
            <w:r>
              <w:rPr>
                <w:rtl w:val="0"/>
              </w:rPr>
              <w:t xml:space="preserve">Mã dùng để nhận đơn mang đi.</w:t>
            </w:r>
          </w:p>
        </w:tc>
      </w:tr>
      <w:tr>
        <w:trPr>
          <w:cantSplit w:val="1"/>
          <w:tblHeader w:val="0"/>
        </w:trPr>
        <w:tc>
          <w:tcPr>
            <w:vAlign w:val="center"/>
          </w:tcPr>
          <w:p w:rsidR="00000000" w:rsidDel="00000000" w:rsidP="00000000" w:rsidRDefault="00000000" w:rsidRPr="00000000" w14:paraId="000004D8">
            <w:pPr>
              <w:keepNext w:val="1"/>
              <w:spacing w:after="40" w:before="40" w:line="252.00000000000003" w:lineRule="auto"/>
              <w:jc w:val="center"/>
              <w:rPr/>
            </w:pPr>
            <w:r>
              <w:rPr>
                <w:rtl w:val="0"/>
              </w:rPr>
              <w:t xml:space="preserve">coupon_id</w:t>
            </w:r>
          </w:p>
        </w:tc>
        <w:tc>
          <w:tcPr>
            <w:vAlign w:val="center"/>
          </w:tcPr>
          <w:p w:rsidR="00000000" w:rsidDel="00000000" w:rsidP="00000000" w:rsidRDefault="00000000" w:rsidRPr="00000000" w14:paraId="000004D9">
            <w:pPr>
              <w:keepNext w:val="1"/>
              <w:spacing w:after="40" w:before="40" w:line="252.00000000000003" w:lineRule="auto"/>
              <w:jc w:val="center"/>
              <w:rPr/>
            </w:pPr>
            <w:r>
              <w:rPr>
                <w:rtl w:val="0"/>
              </w:rPr>
              <w:t xml:space="preserve">bigint unsigned</w:t>
            </w:r>
          </w:p>
        </w:tc>
        <w:tc>
          <w:tcPr>
            <w:vAlign w:val="center"/>
          </w:tcPr>
          <w:p w:rsidR="00000000" w:rsidDel="00000000" w:rsidP="00000000" w:rsidRDefault="00000000" w:rsidRPr="00000000" w14:paraId="000004DA">
            <w:pPr>
              <w:keepNext w:val="1"/>
              <w:spacing w:after="40" w:before="40" w:line="252.00000000000003" w:lineRule="auto"/>
              <w:jc w:val="both"/>
              <w:rPr/>
            </w:pPr>
            <w:r>
              <w:rPr>
                <w:rtl w:val="0"/>
              </w:rPr>
              <w:t xml:space="preserve">Khóa ngoại tham chiếu coupons.id; mã giảm giá áp dụng cho đơn.</w:t>
            </w:r>
          </w:p>
        </w:tc>
      </w:tr>
      <w:tr>
        <w:trPr>
          <w:cantSplit w:val="1"/>
          <w:tblHeader w:val="0"/>
        </w:trPr>
        <w:tc>
          <w:tcPr>
            <w:vAlign w:val="center"/>
          </w:tcPr>
          <w:p w:rsidR="00000000" w:rsidDel="00000000" w:rsidP="00000000" w:rsidRDefault="00000000" w:rsidRPr="00000000" w14:paraId="000004DB">
            <w:pPr>
              <w:keepNext w:val="1"/>
              <w:spacing w:after="40" w:before="40" w:line="252.00000000000003" w:lineRule="auto"/>
              <w:jc w:val="center"/>
              <w:rPr/>
            </w:pPr>
            <w:r>
              <w:rPr>
                <w:rtl w:val="0"/>
              </w:rPr>
              <w:t xml:space="preserve">note</w:t>
            </w:r>
          </w:p>
        </w:tc>
        <w:tc>
          <w:tcPr>
            <w:vAlign w:val="center"/>
          </w:tcPr>
          <w:p w:rsidR="00000000" w:rsidDel="00000000" w:rsidP="00000000" w:rsidRDefault="00000000" w:rsidRPr="00000000" w14:paraId="000004DC">
            <w:pPr>
              <w:keepNext w:val="1"/>
              <w:spacing w:after="40" w:before="40" w:line="252.00000000000003" w:lineRule="auto"/>
              <w:jc w:val="center"/>
              <w:rPr/>
            </w:pPr>
            <w:r>
              <w:rPr>
                <w:rtl w:val="0"/>
              </w:rPr>
              <w:t xml:space="preserve">text</w:t>
            </w:r>
          </w:p>
        </w:tc>
        <w:tc>
          <w:tcPr>
            <w:vAlign w:val="center"/>
          </w:tcPr>
          <w:p w:rsidR="00000000" w:rsidDel="00000000" w:rsidP="00000000" w:rsidRDefault="00000000" w:rsidRPr="00000000" w14:paraId="000004DD">
            <w:pPr>
              <w:keepNext w:val="1"/>
              <w:spacing w:after="40" w:before="40" w:line="252.00000000000003" w:lineRule="auto"/>
              <w:jc w:val="center"/>
              <w:rPr/>
            </w:pPr>
            <w:r>
              <w:rPr>
                <w:rtl w:val="0"/>
              </w:rPr>
              <w:t xml:space="preserve">Ghi chú của đơn hàng.</w:t>
            </w:r>
          </w:p>
        </w:tc>
      </w:tr>
      <w:tr>
        <w:trPr>
          <w:cantSplit w:val="1"/>
          <w:tblHeader w:val="0"/>
        </w:trPr>
        <w:tc>
          <w:tcPr>
            <w:vAlign w:val="center"/>
          </w:tcPr>
          <w:p w:rsidR="00000000" w:rsidDel="00000000" w:rsidP="00000000" w:rsidRDefault="00000000" w:rsidRPr="00000000" w14:paraId="000004DE">
            <w:pPr>
              <w:keepNext w:val="1"/>
              <w:spacing w:after="40" w:before="40" w:line="252.00000000000003" w:lineRule="auto"/>
              <w:jc w:val="center"/>
              <w:rPr/>
            </w:pPr>
            <w:r>
              <w:rPr>
                <w:rtl w:val="0"/>
              </w:rPr>
              <w:t xml:space="preserve">created_at</w:t>
            </w:r>
          </w:p>
        </w:tc>
        <w:tc>
          <w:tcPr>
            <w:vAlign w:val="center"/>
          </w:tcPr>
          <w:p w:rsidR="00000000" w:rsidDel="00000000" w:rsidP="00000000" w:rsidRDefault="00000000" w:rsidRPr="00000000" w14:paraId="000004DF">
            <w:pPr>
              <w:keepNext w:val="1"/>
              <w:spacing w:after="40" w:before="40" w:line="252.00000000000003" w:lineRule="auto"/>
              <w:jc w:val="center"/>
              <w:rPr/>
            </w:pPr>
            <w:r>
              <w:rPr>
                <w:rtl w:val="0"/>
              </w:rPr>
              <w:t xml:space="preserve">timestamp</w:t>
            </w:r>
          </w:p>
        </w:tc>
        <w:tc>
          <w:tcPr>
            <w:vAlign w:val="center"/>
          </w:tcPr>
          <w:p w:rsidR="00000000" w:rsidDel="00000000" w:rsidP="00000000" w:rsidRDefault="00000000" w:rsidRPr="00000000" w14:paraId="000004E0">
            <w:pPr>
              <w:keepNext w:val="1"/>
              <w:spacing w:after="40" w:before="40" w:line="252.00000000000003" w:lineRule="auto"/>
              <w:jc w:val="center"/>
              <w:rPr/>
            </w:pPr>
            <w:r>
              <w:rPr>
                <w:rtl w:val="0"/>
              </w:rPr>
              <w:t xml:space="preserve">Thời điểm tạo bản ghi.</w:t>
            </w:r>
          </w:p>
        </w:tc>
      </w:tr>
      <w:tr>
        <w:trPr>
          <w:cantSplit w:val="1"/>
          <w:tblHeader w:val="0"/>
        </w:trPr>
        <w:tc>
          <w:tcPr>
            <w:vAlign w:val="center"/>
          </w:tcPr>
          <w:p w:rsidR="00000000" w:rsidDel="00000000" w:rsidP="00000000" w:rsidRDefault="00000000" w:rsidRPr="00000000" w14:paraId="000004E1">
            <w:pPr>
              <w:spacing w:after="40" w:before="40" w:line="252.00000000000003" w:lineRule="auto"/>
              <w:jc w:val="center"/>
              <w:rPr/>
            </w:pPr>
            <w:r>
              <w:rPr>
                <w:rtl w:val="0"/>
              </w:rPr>
              <w:t xml:space="preserve">updated_at</w:t>
            </w:r>
          </w:p>
        </w:tc>
        <w:tc>
          <w:tcPr>
            <w:vAlign w:val="center"/>
          </w:tcPr>
          <w:p w:rsidR="00000000" w:rsidDel="00000000" w:rsidP="00000000" w:rsidRDefault="00000000" w:rsidRPr="00000000" w14:paraId="000004E2">
            <w:pPr>
              <w:spacing w:after="40" w:before="40" w:line="252.00000000000003" w:lineRule="auto"/>
              <w:jc w:val="center"/>
              <w:rPr/>
            </w:pPr>
            <w:r>
              <w:rPr>
                <w:rtl w:val="0"/>
              </w:rPr>
              <w:t xml:space="preserve">timestamp</w:t>
            </w:r>
          </w:p>
        </w:tc>
        <w:tc>
          <w:tcPr>
            <w:vAlign w:val="center"/>
          </w:tcPr>
          <w:p w:rsidR="00000000" w:rsidDel="00000000" w:rsidP="00000000" w:rsidRDefault="00000000" w:rsidRPr="00000000" w14:paraId="000004E3">
            <w:pPr>
              <w:spacing w:after="40" w:before="40" w:line="252.00000000000003" w:lineRule="auto"/>
              <w:jc w:val="center"/>
              <w:rPr/>
            </w:pPr>
            <w:r>
              <w:rPr>
                <w:rtl w:val="0"/>
              </w:rPr>
              <w:t xml:space="preserve">Thời điểm cập nhật bản ghi gần nhất.</w:t>
            </w:r>
          </w:p>
        </w:tc>
      </w:tr>
    </w:tbl>
    <w:p w:rsidR="00000000" w:rsidDel="00000000" w:rsidP="00000000" w:rsidRDefault="00000000" w:rsidRPr="00000000" w14:paraId="000004E4">
      <w:pPr>
        <w:keepNext w:val="1"/>
        <w:spacing w:before="120" w:lineRule="auto"/>
        <w:jc w:val="both"/>
        <w:rPr>
          <w:b w:val="1"/>
          <w:bCs w:val="1"/>
        </w:rPr>
      </w:pPr>
      <w:r>
        <w:rPr>
          <w:b w:val="1"/>
          <w:bCs w:val="1"/>
          <w:rtl w:val="0"/>
        </w:rPr>
        <w:t xml:space="preserve">- Bảng order_items</w:t>
      </w:r>
    </w:p>
    <w:bookmarkStart w:colFirst="0" w:colLast="0" w:name="7lkh5eyvcmxe" w:id="66"/>
    <w:bookmarkEnd w:id="66"/>
    <w:p w:rsidR="00000000" w:rsidDel="00000000" w:rsidP="00000000" w:rsidRDefault="00000000" w:rsidRPr="00000000" w14:paraId="000004E5">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28</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dữ liệu bảng order_items.</w:t>
      </w:r>
      <w:r>
        <w:rPr>
          <w:rtl w:val="0"/>
        </w:rPr>
      </w:r>
    </w:p>
    <w:tbl>
      <w:tblPr>
        <w:tblStyle w:val="Table29"/>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4"/>
        <w:gridCol w:w="1814"/>
        <w:gridCol w:w="4762"/>
        <w:tblGridChange w:id="0">
          <w:tblGrid>
            <w:gridCol w:w="2494"/>
            <w:gridCol w:w="1814"/>
            <w:gridCol w:w="4762"/>
          </w:tblGrid>
        </w:tblGridChange>
      </w:tblGrid>
      <w:tr>
        <w:trPr>
          <w:cantSplit w:val="1"/>
          <w:tblHeader w:val="1"/>
        </w:trPr>
        <w:tc>
          <w:tcPr>
            <w:shd w:fill="ededed" w:val="clear"/>
            <w:vAlign w:val="center"/>
          </w:tcPr>
          <w:p w:rsidR="00000000" w:rsidDel="00000000" w:rsidP="00000000" w:rsidRDefault="00000000" w:rsidRPr="00000000" w14:paraId="000004E6">
            <w:pPr>
              <w:keepNext w:val="1"/>
              <w:spacing w:after="40" w:before="40" w:line="252.00000000000003" w:lineRule="auto"/>
              <w:jc w:val="center"/>
              <w:rPr/>
            </w:pPr>
            <w:r>
              <w:rPr>
                <w:b w:val="1"/>
                <w:bCs w:val="1"/>
                <w:rtl w:val="0"/>
              </w:rPr>
              <w:t xml:space="preserve">Tên thuộc tính</w:t>
            </w:r>
            <w:r>
              <w:rPr>
                <w:rtl w:val="0"/>
              </w:rPr>
            </w:r>
          </w:p>
        </w:tc>
        <w:tc>
          <w:tcPr>
            <w:shd w:fill="ededed" w:val="clear"/>
            <w:vAlign w:val="center"/>
          </w:tcPr>
          <w:p w:rsidR="00000000" w:rsidDel="00000000" w:rsidP="00000000" w:rsidRDefault="00000000" w:rsidRPr="00000000" w14:paraId="000004E7">
            <w:pPr>
              <w:keepNext w:val="1"/>
              <w:spacing w:after="40" w:before="40" w:line="252.00000000000003" w:lineRule="auto"/>
              <w:jc w:val="center"/>
              <w:rPr/>
            </w:pPr>
            <w:r>
              <w:rPr>
                <w:b w:val="1"/>
                <w:bCs w:val="1"/>
                <w:rtl w:val="0"/>
              </w:rPr>
              <w:t xml:space="preserve">Kiểu dữ liệu</w:t>
            </w:r>
            <w:r>
              <w:rPr>
                <w:rtl w:val="0"/>
              </w:rPr>
            </w:r>
          </w:p>
        </w:tc>
        <w:tc>
          <w:tcPr>
            <w:shd w:fill="ededed" w:val="clear"/>
            <w:vAlign w:val="center"/>
          </w:tcPr>
          <w:p w:rsidR="00000000" w:rsidDel="00000000" w:rsidP="00000000" w:rsidRDefault="00000000" w:rsidRPr="00000000" w14:paraId="000004E8">
            <w:pPr>
              <w:keepNext w:val="1"/>
              <w:spacing w:after="40" w:before="40" w:line="252.00000000000003" w:lineRule="auto"/>
              <w:jc w:val="center"/>
              <w:rPr/>
            </w:pPr>
            <w:r>
              <w:rPr>
                <w:b w:val="1"/>
                <w:bCs w:val="1"/>
                <w:rtl w:val="0"/>
              </w:rPr>
              <w:t xml:space="preserve">Mô tả</w:t>
            </w:r>
            <w:r>
              <w:rPr>
                <w:rtl w:val="0"/>
              </w:rPr>
            </w:r>
          </w:p>
        </w:tc>
      </w:tr>
      <w:tr>
        <w:trPr>
          <w:cantSplit w:val="1"/>
          <w:tblHeader w:val="0"/>
        </w:trPr>
        <w:tc>
          <w:tcPr>
            <w:vAlign w:val="center"/>
          </w:tcPr>
          <w:p w:rsidR="00000000" w:rsidDel="00000000" w:rsidP="00000000" w:rsidRDefault="00000000" w:rsidRPr="00000000" w14:paraId="000004E9">
            <w:pPr>
              <w:keepNext w:val="1"/>
              <w:spacing w:after="40" w:before="40" w:line="252.00000000000003" w:lineRule="auto"/>
              <w:jc w:val="center"/>
              <w:rPr/>
            </w:pPr>
            <w:r>
              <w:rPr>
                <w:rtl w:val="0"/>
              </w:rPr>
              <w:t xml:space="preserve">id</w:t>
            </w:r>
          </w:p>
        </w:tc>
        <w:tc>
          <w:tcPr>
            <w:vAlign w:val="center"/>
          </w:tcPr>
          <w:p w:rsidR="00000000" w:rsidDel="00000000" w:rsidP="00000000" w:rsidRDefault="00000000" w:rsidRPr="00000000" w14:paraId="000004EA">
            <w:pPr>
              <w:keepNext w:val="1"/>
              <w:spacing w:after="40" w:before="40" w:line="252.00000000000003" w:lineRule="auto"/>
              <w:jc w:val="center"/>
              <w:rPr/>
            </w:pPr>
            <w:r>
              <w:rPr>
                <w:rtl w:val="0"/>
              </w:rPr>
              <w:t xml:space="preserve">bigint unsigned</w:t>
            </w:r>
          </w:p>
        </w:tc>
        <w:tc>
          <w:tcPr>
            <w:vAlign w:val="center"/>
          </w:tcPr>
          <w:p w:rsidR="00000000" w:rsidDel="00000000" w:rsidP="00000000" w:rsidRDefault="00000000" w:rsidRPr="00000000" w14:paraId="000004EB">
            <w:pPr>
              <w:keepNext w:val="1"/>
              <w:spacing w:after="40" w:before="40" w:line="252.00000000000003" w:lineRule="auto"/>
              <w:jc w:val="both"/>
              <w:rPr/>
            </w:pPr>
            <w:r>
              <w:rPr>
                <w:rtl w:val="0"/>
              </w:rPr>
              <w:t xml:space="preserve">Khóa chính, định danh dòng chi tiết đơn hàng.</w:t>
            </w:r>
          </w:p>
        </w:tc>
      </w:tr>
      <w:tr>
        <w:trPr>
          <w:cantSplit w:val="1"/>
          <w:tblHeader w:val="0"/>
        </w:trPr>
        <w:tc>
          <w:tcPr>
            <w:vAlign w:val="center"/>
          </w:tcPr>
          <w:p w:rsidR="00000000" w:rsidDel="00000000" w:rsidP="00000000" w:rsidRDefault="00000000" w:rsidRPr="00000000" w14:paraId="000004EC">
            <w:pPr>
              <w:keepNext w:val="1"/>
              <w:spacing w:after="40" w:before="40" w:line="252.00000000000003" w:lineRule="auto"/>
              <w:jc w:val="center"/>
              <w:rPr/>
            </w:pPr>
            <w:r>
              <w:rPr>
                <w:rtl w:val="0"/>
              </w:rPr>
              <w:t xml:space="preserve">order_id</w:t>
            </w:r>
          </w:p>
        </w:tc>
        <w:tc>
          <w:tcPr>
            <w:vAlign w:val="center"/>
          </w:tcPr>
          <w:p w:rsidR="00000000" w:rsidDel="00000000" w:rsidP="00000000" w:rsidRDefault="00000000" w:rsidRPr="00000000" w14:paraId="000004ED">
            <w:pPr>
              <w:keepNext w:val="1"/>
              <w:spacing w:after="40" w:before="40" w:line="252.00000000000003" w:lineRule="auto"/>
              <w:jc w:val="center"/>
              <w:rPr/>
            </w:pPr>
            <w:r>
              <w:rPr>
                <w:rtl w:val="0"/>
              </w:rPr>
              <w:t xml:space="preserve">bigint unsigned</w:t>
            </w:r>
          </w:p>
        </w:tc>
        <w:tc>
          <w:tcPr>
            <w:vAlign w:val="center"/>
          </w:tcPr>
          <w:p w:rsidR="00000000" w:rsidDel="00000000" w:rsidP="00000000" w:rsidRDefault="00000000" w:rsidRPr="00000000" w14:paraId="000004EE">
            <w:pPr>
              <w:keepNext w:val="1"/>
              <w:spacing w:after="40" w:before="40" w:line="252.00000000000003" w:lineRule="auto"/>
              <w:jc w:val="both"/>
              <w:rPr/>
            </w:pPr>
            <w:r>
              <w:rPr>
                <w:rtl w:val="0"/>
              </w:rPr>
              <w:t xml:space="preserve">Khóa ngoại tham chiếu orders.id; đơn hàng chứa dòng chi tiết.</w:t>
            </w:r>
          </w:p>
        </w:tc>
      </w:tr>
      <w:tr>
        <w:trPr>
          <w:cantSplit w:val="1"/>
          <w:tblHeader w:val="0"/>
        </w:trPr>
        <w:tc>
          <w:tcPr>
            <w:vAlign w:val="center"/>
          </w:tcPr>
          <w:p w:rsidR="00000000" w:rsidDel="00000000" w:rsidP="00000000" w:rsidRDefault="00000000" w:rsidRPr="00000000" w14:paraId="000004EF">
            <w:pPr>
              <w:keepNext w:val="1"/>
              <w:spacing w:after="40" w:before="40" w:line="252.00000000000003" w:lineRule="auto"/>
              <w:jc w:val="center"/>
              <w:rPr/>
            </w:pPr>
            <w:r>
              <w:rPr>
                <w:rtl w:val="0"/>
              </w:rPr>
              <w:t xml:space="preserve">menu_item_id</w:t>
            </w:r>
          </w:p>
        </w:tc>
        <w:tc>
          <w:tcPr>
            <w:vAlign w:val="center"/>
          </w:tcPr>
          <w:p w:rsidR="00000000" w:rsidDel="00000000" w:rsidP="00000000" w:rsidRDefault="00000000" w:rsidRPr="00000000" w14:paraId="000004F0">
            <w:pPr>
              <w:keepNext w:val="1"/>
              <w:spacing w:after="40" w:before="40" w:line="252.00000000000003" w:lineRule="auto"/>
              <w:jc w:val="center"/>
              <w:rPr/>
            </w:pPr>
            <w:r>
              <w:rPr>
                <w:rtl w:val="0"/>
              </w:rPr>
              <w:t xml:space="preserve">bigint unsigned</w:t>
            </w:r>
          </w:p>
        </w:tc>
        <w:tc>
          <w:tcPr>
            <w:vAlign w:val="center"/>
          </w:tcPr>
          <w:p w:rsidR="00000000" w:rsidDel="00000000" w:rsidP="00000000" w:rsidRDefault="00000000" w:rsidRPr="00000000" w14:paraId="000004F1">
            <w:pPr>
              <w:keepNext w:val="1"/>
              <w:spacing w:after="40" w:before="40" w:line="252.00000000000003" w:lineRule="auto"/>
              <w:jc w:val="center"/>
              <w:rPr/>
            </w:pPr>
            <w:r>
              <w:rPr>
                <w:rtl w:val="0"/>
              </w:rPr>
              <w:t xml:space="preserve">Khóa ngoại tham chiếu menu_items.id; món được đặt.</w:t>
            </w:r>
          </w:p>
        </w:tc>
      </w:tr>
      <w:tr>
        <w:trPr>
          <w:cantSplit w:val="1"/>
          <w:tblHeader w:val="0"/>
        </w:trPr>
        <w:tc>
          <w:tcPr>
            <w:vAlign w:val="center"/>
          </w:tcPr>
          <w:p w:rsidR="00000000" w:rsidDel="00000000" w:rsidP="00000000" w:rsidRDefault="00000000" w:rsidRPr="00000000" w14:paraId="000004F2">
            <w:pPr>
              <w:keepNext w:val="1"/>
              <w:spacing w:after="40" w:before="40" w:line="252.00000000000003" w:lineRule="auto"/>
              <w:jc w:val="center"/>
              <w:rPr/>
            </w:pPr>
            <w:r>
              <w:rPr>
                <w:rtl w:val="0"/>
              </w:rPr>
              <w:t xml:space="preserve">name_snapshot</w:t>
            </w:r>
          </w:p>
        </w:tc>
        <w:tc>
          <w:tcPr>
            <w:vAlign w:val="center"/>
          </w:tcPr>
          <w:p w:rsidR="00000000" w:rsidDel="00000000" w:rsidP="00000000" w:rsidRDefault="00000000" w:rsidRPr="00000000" w14:paraId="000004F3">
            <w:pPr>
              <w:keepNext w:val="1"/>
              <w:spacing w:after="40" w:before="40" w:line="252.00000000000003" w:lineRule="auto"/>
              <w:jc w:val="center"/>
              <w:rPr/>
            </w:pPr>
            <w:r>
              <w:rPr>
                <w:rtl w:val="0"/>
              </w:rPr>
              <w:t xml:space="preserve">varchar(255)</w:t>
            </w:r>
          </w:p>
        </w:tc>
        <w:tc>
          <w:tcPr>
            <w:vAlign w:val="center"/>
          </w:tcPr>
          <w:p w:rsidR="00000000" w:rsidDel="00000000" w:rsidP="00000000" w:rsidRDefault="00000000" w:rsidRPr="00000000" w14:paraId="000004F4">
            <w:pPr>
              <w:keepNext w:val="1"/>
              <w:spacing w:after="40" w:before="40" w:line="252.00000000000003" w:lineRule="auto"/>
              <w:jc w:val="both"/>
              <w:rPr/>
            </w:pPr>
            <w:r>
              <w:rPr>
                <w:rtl w:val="0"/>
              </w:rPr>
              <w:t xml:space="preserve">Tên món được lưu tại thời điểm đặt hàng.</w:t>
            </w:r>
          </w:p>
        </w:tc>
      </w:tr>
      <w:tr>
        <w:trPr>
          <w:cantSplit w:val="1"/>
          <w:tblHeader w:val="0"/>
        </w:trPr>
        <w:tc>
          <w:tcPr>
            <w:vAlign w:val="center"/>
          </w:tcPr>
          <w:p w:rsidR="00000000" w:rsidDel="00000000" w:rsidP="00000000" w:rsidRDefault="00000000" w:rsidRPr="00000000" w14:paraId="000004F5">
            <w:pPr>
              <w:keepNext w:val="1"/>
              <w:spacing w:after="40" w:before="40" w:line="252.00000000000003" w:lineRule="auto"/>
              <w:jc w:val="center"/>
              <w:rPr/>
            </w:pPr>
            <w:r>
              <w:rPr>
                <w:rtl w:val="0"/>
              </w:rPr>
              <w:t xml:space="preserve">price_snapshot</w:t>
            </w:r>
          </w:p>
        </w:tc>
        <w:tc>
          <w:tcPr>
            <w:vAlign w:val="center"/>
          </w:tcPr>
          <w:p w:rsidR="00000000" w:rsidDel="00000000" w:rsidP="00000000" w:rsidRDefault="00000000" w:rsidRPr="00000000" w14:paraId="000004F6">
            <w:pPr>
              <w:keepNext w:val="1"/>
              <w:spacing w:after="40" w:before="40" w:line="252.00000000000003" w:lineRule="auto"/>
              <w:jc w:val="center"/>
              <w:rPr/>
            </w:pPr>
            <w:r>
              <w:rPr>
                <w:rtl w:val="0"/>
              </w:rPr>
              <w:t xml:space="preserve">decimal(12,0)</w:t>
            </w:r>
          </w:p>
        </w:tc>
        <w:tc>
          <w:tcPr>
            <w:vAlign w:val="center"/>
          </w:tcPr>
          <w:p w:rsidR="00000000" w:rsidDel="00000000" w:rsidP="00000000" w:rsidRDefault="00000000" w:rsidRPr="00000000" w14:paraId="000004F7">
            <w:pPr>
              <w:keepNext w:val="1"/>
              <w:spacing w:after="40" w:before="40" w:line="252.00000000000003" w:lineRule="auto"/>
              <w:jc w:val="both"/>
              <w:rPr/>
            </w:pPr>
            <w:r>
              <w:rPr>
                <w:rtl w:val="0"/>
              </w:rPr>
              <w:t xml:space="preserve">Đơn giá món được lưu tại thời điểm đặt hàng.</w:t>
            </w:r>
          </w:p>
        </w:tc>
      </w:tr>
      <w:tr>
        <w:trPr>
          <w:cantSplit w:val="1"/>
          <w:tblHeader w:val="0"/>
        </w:trPr>
        <w:tc>
          <w:tcPr>
            <w:vAlign w:val="center"/>
          </w:tcPr>
          <w:p w:rsidR="00000000" w:rsidDel="00000000" w:rsidP="00000000" w:rsidRDefault="00000000" w:rsidRPr="00000000" w14:paraId="000004F8">
            <w:pPr>
              <w:keepNext w:val="1"/>
              <w:spacing w:after="40" w:before="40" w:line="252.00000000000003" w:lineRule="auto"/>
              <w:jc w:val="center"/>
              <w:rPr/>
            </w:pPr>
            <w:r>
              <w:rPr>
                <w:rtl w:val="0"/>
              </w:rPr>
              <w:t xml:space="preserve">quantity</w:t>
            </w:r>
          </w:p>
        </w:tc>
        <w:tc>
          <w:tcPr>
            <w:vAlign w:val="center"/>
          </w:tcPr>
          <w:p w:rsidR="00000000" w:rsidDel="00000000" w:rsidP="00000000" w:rsidRDefault="00000000" w:rsidRPr="00000000" w14:paraId="000004F9">
            <w:pPr>
              <w:keepNext w:val="1"/>
              <w:spacing w:after="40" w:before="40" w:line="252.00000000000003" w:lineRule="auto"/>
              <w:jc w:val="center"/>
              <w:rPr/>
            </w:pPr>
            <w:r>
              <w:rPr>
                <w:rtl w:val="0"/>
              </w:rPr>
              <w:t xml:space="preserve">int unsigned</w:t>
            </w:r>
          </w:p>
        </w:tc>
        <w:tc>
          <w:tcPr>
            <w:vAlign w:val="center"/>
          </w:tcPr>
          <w:p w:rsidR="00000000" w:rsidDel="00000000" w:rsidP="00000000" w:rsidRDefault="00000000" w:rsidRPr="00000000" w14:paraId="000004FA">
            <w:pPr>
              <w:keepNext w:val="1"/>
              <w:spacing w:after="40" w:before="40" w:line="252.00000000000003" w:lineRule="auto"/>
              <w:jc w:val="center"/>
              <w:rPr/>
            </w:pPr>
            <w:r>
              <w:rPr>
                <w:rtl w:val="0"/>
              </w:rPr>
              <w:t xml:space="preserve">Số lượng món được đặt.</w:t>
            </w:r>
          </w:p>
        </w:tc>
      </w:tr>
      <w:tr>
        <w:trPr>
          <w:cantSplit w:val="1"/>
          <w:tblHeader w:val="0"/>
        </w:trPr>
        <w:tc>
          <w:tcPr>
            <w:vAlign w:val="center"/>
          </w:tcPr>
          <w:p w:rsidR="00000000" w:rsidDel="00000000" w:rsidP="00000000" w:rsidRDefault="00000000" w:rsidRPr="00000000" w14:paraId="000004FB">
            <w:pPr>
              <w:keepNext w:val="1"/>
              <w:spacing w:after="40" w:before="40" w:line="252.00000000000003" w:lineRule="auto"/>
              <w:jc w:val="center"/>
              <w:rPr/>
            </w:pPr>
            <w:r>
              <w:rPr>
                <w:rtl w:val="0"/>
              </w:rPr>
              <w:t xml:space="preserve">subtotal</w:t>
            </w:r>
          </w:p>
        </w:tc>
        <w:tc>
          <w:tcPr>
            <w:vAlign w:val="center"/>
          </w:tcPr>
          <w:p w:rsidR="00000000" w:rsidDel="00000000" w:rsidP="00000000" w:rsidRDefault="00000000" w:rsidRPr="00000000" w14:paraId="000004FC">
            <w:pPr>
              <w:keepNext w:val="1"/>
              <w:spacing w:after="40" w:before="40" w:line="252.00000000000003" w:lineRule="auto"/>
              <w:jc w:val="center"/>
              <w:rPr/>
            </w:pPr>
            <w:r>
              <w:rPr>
                <w:rtl w:val="0"/>
              </w:rPr>
              <w:t xml:space="preserve">decimal(12,0)</w:t>
            </w:r>
          </w:p>
        </w:tc>
        <w:tc>
          <w:tcPr>
            <w:vAlign w:val="center"/>
          </w:tcPr>
          <w:p w:rsidR="00000000" w:rsidDel="00000000" w:rsidP="00000000" w:rsidRDefault="00000000" w:rsidRPr="00000000" w14:paraId="000004FD">
            <w:pPr>
              <w:keepNext w:val="1"/>
              <w:spacing w:after="40" w:before="40" w:line="252.00000000000003" w:lineRule="auto"/>
              <w:jc w:val="center"/>
              <w:rPr/>
            </w:pPr>
            <w:r>
              <w:rPr>
                <w:rtl w:val="0"/>
              </w:rPr>
              <w:t xml:space="preserve">Thành tiền của dòng món: price_snapshot × quantity.</w:t>
            </w:r>
          </w:p>
        </w:tc>
      </w:tr>
      <w:tr>
        <w:trPr>
          <w:cantSplit w:val="1"/>
          <w:tblHeader w:val="0"/>
        </w:trPr>
        <w:tc>
          <w:tcPr>
            <w:vAlign w:val="center"/>
          </w:tcPr>
          <w:p w:rsidR="00000000" w:rsidDel="00000000" w:rsidP="00000000" w:rsidRDefault="00000000" w:rsidRPr="00000000" w14:paraId="000004FE">
            <w:pPr>
              <w:keepNext w:val="1"/>
              <w:spacing w:after="40" w:before="40" w:line="252.00000000000003" w:lineRule="auto"/>
              <w:jc w:val="center"/>
              <w:rPr/>
            </w:pPr>
            <w:r>
              <w:rPr>
                <w:rtl w:val="0"/>
              </w:rPr>
              <w:t xml:space="preserve">note</w:t>
            </w:r>
          </w:p>
        </w:tc>
        <w:tc>
          <w:tcPr>
            <w:vAlign w:val="center"/>
          </w:tcPr>
          <w:p w:rsidR="00000000" w:rsidDel="00000000" w:rsidP="00000000" w:rsidRDefault="00000000" w:rsidRPr="00000000" w14:paraId="000004FF">
            <w:pPr>
              <w:keepNext w:val="1"/>
              <w:spacing w:after="40" w:before="40" w:line="252.00000000000003" w:lineRule="auto"/>
              <w:jc w:val="center"/>
              <w:rPr/>
            </w:pPr>
            <w:r>
              <w:rPr>
                <w:rtl w:val="0"/>
              </w:rPr>
              <w:t xml:space="preserve">text</w:t>
            </w:r>
          </w:p>
        </w:tc>
        <w:tc>
          <w:tcPr>
            <w:vAlign w:val="center"/>
          </w:tcPr>
          <w:p w:rsidR="00000000" w:rsidDel="00000000" w:rsidP="00000000" w:rsidRDefault="00000000" w:rsidRPr="00000000" w14:paraId="00000500">
            <w:pPr>
              <w:keepNext w:val="1"/>
              <w:spacing w:after="40" w:before="40" w:line="252.00000000000003" w:lineRule="auto"/>
              <w:jc w:val="center"/>
              <w:rPr/>
            </w:pPr>
            <w:r>
              <w:rPr>
                <w:rtl w:val="0"/>
              </w:rPr>
              <w:t xml:space="preserve">Ghi chú riêng cho món trong đơn hàng.</w:t>
            </w:r>
          </w:p>
        </w:tc>
      </w:tr>
      <w:tr>
        <w:trPr>
          <w:cantSplit w:val="1"/>
          <w:tblHeader w:val="0"/>
        </w:trPr>
        <w:tc>
          <w:tcPr>
            <w:vAlign w:val="center"/>
          </w:tcPr>
          <w:p w:rsidR="00000000" w:rsidDel="00000000" w:rsidP="00000000" w:rsidRDefault="00000000" w:rsidRPr="00000000" w14:paraId="00000501">
            <w:pPr>
              <w:keepNext w:val="1"/>
              <w:spacing w:after="40" w:before="40" w:line="252.00000000000003" w:lineRule="auto"/>
              <w:jc w:val="center"/>
              <w:rPr/>
            </w:pPr>
            <w:r>
              <w:rPr>
                <w:rtl w:val="0"/>
              </w:rPr>
              <w:t xml:space="preserve">created_at</w:t>
            </w:r>
          </w:p>
        </w:tc>
        <w:tc>
          <w:tcPr>
            <w:vAlign w:val="center"/>
          </w:tcPr>
          <w:p w:rsidR="00000000" w:rsidDel="00000000" w:rsidP="00000000" w:rsidRDefault="00000000" w:rsidRPr="00000000" w14:paraId="00000502">
            <w:pPr>
              <w:keepNext w:val="1"/>
              <w:spacing w:after="40" w:before="40" w:line="252.00000000000003" w:lineRule="auto"/>
              <w:jc w:val="center"/>
              <w:rPr/>
            </w:pPr>
            <w:r>
              <w:rPr>
                <w:rtl w:val="0"/>
              </w:rPr>
              <w:t xml:space="preserve">timestamp</w:t>
            </w:r>
          </w:p>
        </w:tc>
        <w:tc>
          <w:tcPr>
            <w:vAlign w:val="center"/>
          </w:tcPr>
          <w:p w:rsidR="00000000" w:rsidDel="00000000" w:rsidP="00000000" w:rsidRDefault="00000000" w:rsidRPr="00000000" w14:paraId="00000503">
            <w:pPr>
              <w:keepNext w:val="1"/>
              <w:spacing w:after="40" w:before="40" w:line="252.00000000000003" w:lineRule="auto"/>
              <w:jc w:val="center"/>
              <w:rPr/>
            </w:pPr>
            <w:r>
              <w:rPr>
                <w:rtl w:val="0"/>
              </w:rPr>
              <w:t xml:space="preserve">Thời điểm tạo bản ghi.</w:t>
            </w:r>
          </w:p>
        </w:tc>
      </w:tr>
      <w:tr>
        <w:trPr>
          <w:cantSplit w:val="1"/>
          <w:tblHeader w:val="0"/>
        </w:trPr>
        <w:tc>
          <w:tcPr>
            <w:vAlign w:val="center"/>
          </w:tcPr>
          <w:p w:rsidR="00000000" w:rsidDel="00000000" w:rsidP="00000000" w:rsidRDefault="00000000" w:rsidRPr="00000000" w14:paraId="00000504">
            <w:pPr>
              <w:spacing w:after="40" w:before="40" w:line="252.00000000000003" w:lineRule="auto"/>
              <w:jc w:val="center"/>
              <w:rPr/>
            </w:pPr>
            <w:r>
              <w:rPr>
                <w:rtl w:val="0"/>
              </w:rPr>
              <w:t xml:space="preserve">updated_at</w:t>
            </w:r>
          </w:p>
        </w:tc>
        <w:tc>
          <w:tcPr>
            <w:vAlign w:val="center"/>
          </w:tcPr>
          <w:p w:rsidR="00000000" w:rsidDel="00000000" w:rsidP="00000000" w:rsidRDefault="00000000" w:rsidRPr="00000000" w14:paraId="00000505">
            <w:pPr>
              <w:spacing w:after="40" w:before="40" w:line="252.00000000000003" w:lineRule="auto"/>
              <w:jc w:val="center"/>
              <w:rPr/>
            </w:pPr>
            <w:r>
              <w:rPr>
                <w:rtl w:val="0"/>
              </w:rPr>
              <w:t xml:space="preserve">timestamp</w:t>
            </w:r>
          </w:p>
        </w:tc>
        <w:tc>
          <w:tcPr>
            <w:vAlign w:val="center"/>
          </w:tcPr>
          <w:p w:rsidR="00000000" w:rsidDel="00000000" w:rsidP="00000000" w:rsidRDefault="00000000" w:rsidRPr="00000000" w14:paraId="00000506">
            <w:pPr>
              <w:spacing w:after="40" w:before="40" w:line="252.00000000000003" w:lineRule="auto"/>
              <w:jc w:val="center"/>
              <w:rPr/>
            </w:pPr>
            <w:r>
              <w:rPr>
                <w:rtl w:val="0"/>
              </w:rPr>
              <w:t xml:space="preserve">Thời điểm cập nhật bản ghi gần nhất.</w:t>
            </w:r>
          </w:p>
        </w:tc>
      </w:tr>
    </w:tbl>
    <w:p w:rsidR="00000000" w:rsidDel="00000000" w:rsidP="00000000" w:rsidRDefault="00000000" w:rsidRPr="00000000" w14:paraId="00000507">
      <w:pPr>
        <w:keepNext w:val="1"/>
        <w:spacing w:before="120" w:lineRule="auto"/>
        <w:jc w:val="both"/>
        <w:rPr>
          <w:b w:val="1"/>
          <w:bCs w:val="1"/>
        </w:rPr>
      </w:pPr>
      <w:r>
        <w:rPr>
          <w:b w:val="1"/>
          <w:bCs w:val="1"/>
          <w:rtl w:val="0"/>
        </w:rPr>
        <w:t xml:space="preserve">- Bảng coupons</w:t>
      </w:r>
    </w:p>
    <w:bookmarkStart w:colFirst="0" w:colLast="0" w:name="xiae8y5xbyl2" w:id="67"/>
    <w:bookmarkEnd w:id="67"/>
    <w:p w:rsidR="00000000" w:rsidDel="00000000" w:rsidP="00000000" w:rsidRDefault="00000000" w:rsidRPr="00000000" w14:paraId="00000508">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29</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dữ liệu bảng coupons.</w:t>
      </w:r>
      <w:r>
        <w:rPr>
          <w:rtl w:val="0"/>
        </w:rPr>
      </w:r>
    </w:p>
    <w:tbl>
      <w:tblPr>
        <w:tblStyle w:val="Table30"/>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4"/>
        <w:gridCol w:w="1814"/>
        <w:gridCol w:w="4762"/>
        <w:tblGridChange w:id="0">
          <w:tblGrid>
            <w:gridCol w:w="2494"/>
            <w:gridCol w:w="1814"/>
            <w:gridCol w:w="4762"/>
          </w:tblGrid>
        </w:tblGridChange>
      </w:tblGrid>
      <w:tr>
        <w:trPr>
          <w:cantSplit w:val="1"/>
          <w:tblHeader w:val="1"/>
        </w:trPr>
        <w:tc>
          <w:tcPr>
            <w:shd w:fill="ededed" w:val="clear"/>
            <w:vAlign w:val="center"/>
          </w:tcPr>
          <w:p w:rsidR="00000000" w:rsidDel="00000000" w:rsidP="00000000" w:rsidRDefault="00000000" w:rsidRPr="00000000" w14:paraId="00000509">
            <w:pPr>
              <w:keepNext w:val="1"/>
              <w:spacing w:after="40" w:before="40" w:line="252.00000000000003" w:lineRule="auto"/>
              <w:jc w:val="center"/>
              <w:rPr/>
            </w:pPr>
            <w:r>
              <w:rPr>
                <w:b w:val="1"/>
                <w:bCs w:val="1"/>
                <w:rtl w:val="0"/>
              </w:rPr>
              <w:t xml:space="preserve">Tên thuộc tính</w:t>
            </w:r>
            <w:r>
              <w:rPr>
                <w:rtl w:val="0"/>
              </w:rPr>
            </w:r>
          </w:p>
        </w:tc>
        <w:tc>
          <w:tcPr>
            <w:shd w:fill="ededed" w:val="clear"/>
            <w:vAlign w:val="center"/>
          </w:tcPr>
          <w:p w:rsidR="00000000" w:rsidDel="00000000" w:rsidP="00000000" w:rsidRDefault="00000000" w:rsidRPr="00000000" w14:paraId="0000050A">
            <w:pPr>
              <w:keepNext w:val="1"/>
              <w:spacing w:after="40" w:before="40" w:line="252.00000000000003" w:lineRule="auto"/>
              <w:jc w:val="center"/>
              <w:rPr/>
            </w:pPr>
            <w:r>
              <w:rPr>
                <w:b w:val="1"/>
                <w:bCs w:val="1"/>
                <w:rtl w:val="0"/>
              </w:rPr>
              <w:t xml:space="preserve">Kiểu dữ liệu</w:t>
            </w:r>
            <w:r>
              <w:rPr>
                <w:rtl w:val="0"/>
              </w:rPr>
            </w:r>
          </w:p>
        </w:tc>
        <w:tc>
          <w:tcPr>
            <w:shd w:fill="ededed" w:val="clear"/>
            <w:vAlign w:val="center"/>
          </w:tcPr>
          <w:p w:rsidR="00000000" w:rsidDel="00000000" w:rsidP="00000000" w:rsidRDefault="00000000" w:rsidRPr="00000000" w14:paraId="0000050B">
            <w:pPr>
              <w:keepNext w:val="1"/>
              <w:spacing w:after="40" w:before="40" w:line="252.00000000000003" w:lineRule="auto"/>
              <w:jc w:val="center"/>
              <w:rPr/>
            </w:pPr>
            <w:r>
              <w:rPr>
                <w:b w:val="1"/>
                <w:bCs w:val="1"/>
                <w:rtl w:val="0"/>
              </w:rPr>
              <w:t xml:space="preserve">Mô tả</w:t>
            </w:r>
            <w:r>
              <w:rPr>
                <w:rtl w:val="0"/>
              </w:rPr>
            </w:r>
          </w:p>
        </w:tc>
      </w:tr>
      <w:tr>
        <w:trPr>
          <w:cantSplit w:val="1"/>
          <w:tblHeader w:val="0"/>
        </w:trPr>
        <w:tc>
          <w:tcPr>
            <w:vAlign w:val="center"/>
          </w:tcPr>
          <w:p w:rsidR="00000000" w:rsidDel="00000000" w:rsidP="00000000" w:rsidRDefault="00000000" w:rsidRPr="00000000" w14:paraId="0000050C">
            <w:pPr>
              <w:keepNext w:val="1"/>
              <w:spacing w:after="40" w:before="40" w:line="252.00000000000003" w:lineRule="auto"/>
              <w:jc w:val="center"/>
              <w:rPr/>
            </w:pPr>
            <w:r>
              <w:rPr>
                <w:rtl w:val="0"/>
              </w:rPr>
              <w:t xml:space="preserve">id</w:t>
            </w:r>
          </w:p>
        </w:tc>
        <w:tc>
          <w:tcPr>
            <w:vAlign w:val="center"/>
          </w:tcPr>
          <w:p w:rsidR="00000000" w:rsidDel="00000000" w:rsidP="00000000" w:rsidRDefault="00000000" w:rsidRPr="00000000" w14:paraId="0000050D">
            <w:pPr>
              <w:keepNext w:val="1"/>
              <w:spacing w:after="40" w:before="40" w:line="252.00000000000003" w:lineRule="auto"/>
              <w:jc w:val="center"/>
              <w:rPr/>
            </w:pPr>
            <w:r>
              <w:rPr>
                <w:rtl w:val="0"/>
              </w:rPr>
              <w:t xml:space="preserve">bigint unsigned</w:t>
            </w:r>
          </w:p>
        </w:tc>
        <w:tc>
          <w:tcPr>
            <w:vAlign w:val="center"/>
          </w:tcPr>
          <w:p w:rsidR="00000000" w:rsidDel="00000000" w:rsidP="00000000" w:rsidRDefault="00000000" w:rsidRPr="00000000" w14:paraId="0000050E">
            <w:pPr>
              <w:keepNext w:val="1"/>
              <w:spacing w:after="40" w:before="40" w:line="252.00000000000003" w:lineRule="auto"/>
              <w:jc w:val="center"/>
              <w:rPr/>
            </w:pPr>
            <w:r>
              <w:rPr>
                <w:rtl w:val="0"/>
              </w:rPr>
              <w:t xml:space="preserve">Khóa chính, định danh mã giảm giá.</w:t>
            </w:r>
          </w:p>
        </w:tc>
      </w:tr>
      <w:tr>
        <w:trPr>
          <w:cantSplit w:val="1"/>
          <w:tblHeader w:val="0"/>
        </w:trPr>
        <w:tc>
          <w:tcPr>
            <w:vAlign w:val="center"/>
          </w:tcPr>
          <w:p w:rsidR="00000000" w:rsidDel="00000000" w:rsidP="00000000" w:rsidRDefault="00000000" w:rsidRPr="00000000" w14:paraId="0000050F">
            <w:pPr>
              <w:keepNext w:val="1"/>
              <w:spacing w:after="40" w:before="40" w:line="252.00000000000003" w:lineRule="auto"/>
              <w:jc w:val="center"/>
              <w:rPr/>
            </w:pPr>
            <w:r>
              <w:rPr>
                <w:rtl w:val="0"/>
              </w:rPr>
              <w:t xml:space="preserve">code</w:t>
            </w:r>
          </w:p>
        </w:tc>
        <w:tc>
          <w:tcPr>
            <w:vAlign w:val="center"/>
          </w:tcPr>
          <w:p w:rsidR="00000000" w:rsidDel="00000000" w:rsidP="00000000" w:rsidRDefault="00000000" w:rsidRPr="00000000" w14:paraId="00000510">
            <w:pPr>
              <w:keepNext w:val="1"/>
              <w:spacing w:after="40" w:before="40" w:line="252.00000000000003" w:lineRule="auto"/>
              <w:jc w:val="center"/>
              <w:rPr/>
            </w:pPr>
            <w:r>
              <w:rPr>
                <w:rtl w:val="0"/>
              </w:rPr>
              <w:t xml:space="preserve">varchar(255)</w:t>
            </w:r>
          </w:p>
        </w:tc>
        <w:tc>
          <w:tcPr>
            <w:vAlign w:val="center"/>
          </w:tcPr>
          <w:p w:rsidR="00000000" w:rsidDel="00000000" w:rsidP="00000000" w:rsidRDefault="00000000" w:rsidRPr="00000000" w14:paraId="00000511">
            <w:pPr>
              <w:keepNext w:val="1"/>
              <w:spacing w:after="40" w:before="40" w:line="252.00000000000003" w:lineRule="auto"/>
              <w:jc w:val="center"/>
              <w:rPr/>
            </w:pPr>
            <w:r>
              <w:rPr>
                <w:rtl w:val="0"/>
              </w:rPr>
              <w:t xml:space="preserve">Chuỗi mã giảm giá khách hàng sử dụng.</w:t>
            </w:r>
          </w:p>
        </w:tc>
      </w:tr>
      <w:tr>
        <w:trPr>
          <w:cantSplit w:val="1"/>
          <w:tblHeader w:val="0"/>
        </w:trPr>
        <w:tc>
          <w:tcPr>
            <w:vAlign w:val="center"/>
          </w:tcPr>
          <w:p w:rsidR="00000000" w:rsidDel="00000000" w:rsidP="00000000" w:rsidRDefault="00000000" w:rsidRPr="00000000" w14:paraId="00000512">
            <w:pPr>
              <w:keepNext w:val="1"/>
              <w:spacing w:after="40" w:before="40" w:line="252.00000000000003" w:lineRule="auto"/>
              <w:jc w:val="center"/>
              <w:rPr/>
            </w:pPr>
            <w:r>
              <w:rPr>
                <w:rtl w:val="0"/>
              </w:rPr>
              <w:t xml:space="preserve">type</w:t>
            </w:r>
          </w:p>
        </w:tc>
        <w:tc>
          <w:tcPr>
            <w:vAlign w:val="center"/>
          </w:tcPr>
          <w:p w:rsidR="00000000" w:rsidDel="00000000" w:rsidP="00000000" w:rsidRDefault="00000000" w:rsidRPr="00000000" w14:paraId="00000513">
            <w:pPr>
              <w:keepNext w:val="1"/>
              <w:spacing w:after="40" w:before="40" w:line="252.00000000000003" w:lineRule="auto"/>
              <w:jc w:val="center"/>
              <w:rPr/>
            </w:pPr>
            <w:r>
              <w:rPr>
                <w:rtl w:val="0"/>
              </w:rPr>
              <w:t xml:space="preserve">enum('percent', 'fixed')</w:t>
            </w:r>
          </w:p>
        </w:tc>
        <w:tc>
          <w:tcPr>
            <w:vAlign w:val="center"/>
          </w:tcPr>
          <w:p w:rsidR="00000000" w:rsidDel="00000000" w:rsidP="00000000" w:rsidRDefault="00000000" w:rsidRPr="00000000" w14:paraId="00000514">
            <w:pPr>
              <w:keepNext w:val="1"/>
              <w:spacing w:after="40" w:before="40" w:line="252.00000000000003" w:lineRule="auto"/>
              <w:jc w:val="both"/>
              <w:rPr/>
            </w:pPr>
            <w:r>
              <w:rPr>
                <w:rtl w:val="0"/>
              </w:rPr>
              <w:t xml:space="preserve">Kiểu giảm: theo phần trăm hoặc theo số tiền cố định.</w:t>
            </w:r>
          </w:p>
        </w:tc>
      </w:tr>
      <w:tr>
        <w:trPr>
          <w:cantSplit w:val="1"/>
          <w:tblHeader w:val="0"/>
          <w:ins w:id="9064" w:author="Claude" w:date="2026-10-24T12:00:00Z"/>
        </w:trPr>
        <w:tc>
          <w:tcPr>
            <w:vAlign w:val="center"/>
          </w:tcPr>
          <w:p w:rsidR="00000000" w:rsidDel="00000000" w:rsidP="00000000" w:rsidRDefault="00000000" w:rsidRPr="00000000" w14:paraId="00000512">
            <w:pPr>
              <w:keepNext w:val="1"/>
              <w:spacing w:after="40" w:before="40" w:line="252.00000000000003" w:lineRule="auto"/>
              <w:jc w:val="center"/>
              <w:rPr>
                <w:ins w:id="9065" w:author="Claude" w:date="2026-10-24T12:00:00Z"/>
              </w:rPr>
            </w:pPr>
            <w:ins w:id="9066" w:author="Claude" w:date="2026-10-24T12:00:00Z">
              <w:r>
                <w:rPr>
                  <w:rtl w:val="0"/>
                </w:rPr>
                <w:t xml:space="preserve">scope</w:t>
              </w:r>
            </w:ins>
          </w:p>
        </w:tc>
        <w:tc>
          <w:tcPr>
            <w:vAlign w:val="center"/>
          </w:tcPr>
          <w:p w:rsidR="00000000" w:rsidDel="00000000" w:rsidP="00000000" w:rsidRDefault="00000000" w:rsidRPr="00000000" w14:paraId="00000513">
            <w:pPr>
              <w:keepNext w:val="1"/>
              <w:spacing w:after="40" w:before="40" w:line="252.00000000000003" w:lineRule="auto"/>
              <w:jc w:val="center"/>
              <w:rPr>
                <w:ins w:id="9067" w:author="Claude" w:date="2026-10-24T12:00:00Z"/>
              </w:rPr>
            </w:pPr>
            <w:ins w:id="9068" w:author="Claude" w:date="2026-10-24T12:00:00Z">
              <w:r>
                <w:rPr>
                  <w:rtl w:val="0"/>
                </w:rPr>
                <w:t xml:space="preserve">enum('food', 'ship', 'express')</w:t>
              </w:r>
            </w:ins>
          </w:p>
        </w:tc>
        <w:tc>
          <w:tcPr>
            <w:vAlign w:val="center"/>
          </w:tcPr>
          <w:p w:rsidR="00000000" w:rsidDel="00000000" w:rsidP="00000000" w:rsidRDefault="00000000" w:rsidRPr="00000000" w14:paraId="00000514">
            <w:pPr>
              <w:keepNext w:val="1"/>
              <w:spacing w:after="40" w:before="40" w:line="252.00000000000003" w:lineRule="auto"/>
              <w:jc w:val="both"/>
              <w:rPr>
                <w:ins w:id="9069" w:author="Claude" w:date="2026-10-24T12:00:00Z"/>
              </w:rPr>
            </w:pPr>
            <w:ins w:id="9070" w:author="Claude" w:date="2026-10-24T12:00:00Z">
              <w:r>
                <w:rPr>
                  <w:rtl w:val="0"/>
                </w:rPr>
                <w:t xml:space="preserve">Phạm vi giảm: tiền món, phí giao tiêu chuẩn hoặc phí giao hỏa tốc.</w:t>
              </w:r>
            </w:ins>
          </w:p>
        </w:tc>
      </w:tr>
      <w:tr>
        <w:trPr>
          <w:cantSplit w:val="1"/>
          <w:tblHeader w:val="0"/>
          <w:ins w:id="9057" w:author="Claude" w:date="2026-10-24T12:00:00Z"/>
        </w:trPr>
        <w:tc>
          <w:tcPr>
            <w:vAlign w:val="center"/>
          </w:tcPr>
          <w:p w:rsidR="00000000" w:rsidDel="00000000" w:rsidP="00000000" w:rsidRDefault="00000000" w:rsidRPr="00000000" w14:paraId="00000512">
            <w:pPr>
              <w:keepNext w:val="1"/>
              <w:spacing w:after="40" w:before="40" w:line="252.00000000000003" w:lineRule="auto"/>
              <w:jc w:val="center"/>
              <w:rPr>
                <w:ins w:id="9058" w:author="Claude" w:date="2026-10-24T12:00:00Z"/>
              </w:rPr>
            </w:pPr>
            <w:ins w:id="9059" w:author="Claude" w:date="2026-10-24T12:00:00Z">
              <w:r>
                <w:rPr>
                  <w:rtl w:val="0"/>
                </w:rPr>
                <w:t xml:space="preserve">description</w:t>
              </w:r>
            </w:ins>
          </w:p>
        </w:tc>
        <w:tc>
          <w:tcPr>
            <w:vAlign w:val="center"/>
          </w:tcPr>
          <w:p w:rsidR="00000000" w:rsidDel="00000000" w:rsidP="00000000" w:rsidRDefault="00000000" w:rsidRPr="00000000" w14:paraId="00000513">
            <w:pPr>
              <w:keepNext w:val="1"/>
              <w:spacing w:after="40" w:before="40" w:line="252.00000000000003" w:lineRule="auto"/>
              <w:jc w:val="center"/>
              <w:rPr>
                <w:ins w:id="9060" w:author="Claude" w:date="2026-10-24T12:00:00Z"/>
              </w:rPr>
            </w:pPr>
            <w:ins w:id="9061" w:author="Claude" w:date="2026-10-24T12:00:00Z">
              <w:r>
                <w:rPr>
                  <w:rtl w:val="0"/>
                </w:rPr>
                <w:t xml:space="preserve">varchar(255)</w:t>
              </w:r>
            </w:ins>
          </w:p>
        </w:tc>
        <w:tc>
          <w:tcPr>
            <w:vAlign w:val="center"/>
          </w:tcPr>
          <w:p w:rsidR="00000000" w:rsidDel="00000000" w:rsidP="00000000" w:rsidRDefault="00000000" w:rsidRPr="00000000" w14:paraId="00000514">
            <w:pPr>
              <w:keepNext w:val="1"/>
              <w:spacing w:after="40" w:before="40" w:line="252.00000000000003" w:lineRule="auto"/>
              <w:jc w:val="both"/>
              <w:rPr>
                <w:ins w:id="9062" w:author="Claude" w:date="2026-10-24T12:00:00Z"/>
              </w:rPr>
            </w:pPr>
            <w:ins w:id="9063" w:author="Claude" w:date="2026-10-24T12:00:00Z">
              <w:r>
                <w:rPr>
                  <w:rtl w:val="0"/>
                </w:rPr>
                <w:t xml:space="preserve">Mô tả ngắn của mã giảm giá hiển thị cho khách.</w:t>
              </w:r>
            </w:ins>
          </w:p>
        </w:tc>
      </w:tr>
      <w:tr>
        <w:trPr>
          <w:cantSplit w:val="1"/>
          <w:tblHeader w:val="0"/>
        </w:trPr>
        <w:tc>
          <w:tcPr>
            <w:vAlign w:val="center"/>
          </w:tcPr>
          <w:p w:rsidR="00000000" w:rsidDel="00000000" w:rsidP="00000000" w:rsidRDefault="00000000" w:rsidRPr="00000000" w14:paraId="00000515">
            <w:pPr>
              <w:keepNext w:val="1"/>
              <w:spacing w:after="40" w:before="40" w:line="252.00000000000003" w:lineRule="auto"/>
              <w:jc w:val="center"/>
              <w:rPr/>
            </w:pPr>
            <w:r>
              <w:rPr>
                <w:rtl w:val="0"/>
              </w:rPr>
              <w:t xml:space="preserve">value</w:t>
            </w:r>
          </w:p>
        </w:tc>
        <w:tc>
          <w:tcPr>
            <w:vAlign w:val="center"/>
          </w:tcPr>
          <w:p w:rsidR="00000000" w:rsidDel="00000000" w:rsidP="00000000" w:rsidRDefault="00000000" w:rsidRPr="00000000" w14:paraId="00000516">
            <w:pPr>
              <w:keepNext w:val="1"/>
              <w:spacing w:after="40" w:before="40" w:line="252.00000000000003" w:lineRule="auto"/>
              <w:jc w:val="center"/>
              <w:rPr/>
            </w:pPr>
            <w:r>
              <w:rPr>
                <w:rtl w:val="0"/>
              </w:rPr>
              <w:t xml:space="preserve">decimal(12,0)</w:t>
            </w:r>
          </w:p>
        </w:tc>
        <w:tc>
          <w:tcPr>
            <w:vAlign w:val="center"/>
          </w:tcPr>
          <w:p w:rsidR="00000000" w:rsidDel="00000000" w:rsidP="00000000" w:rsidRDefault="00000000" w:rsidRPr="00000000" w14:paraId="00000517">
            <w:pPr>
              <w:keepNext w:val="1"/>
              <w:spacing w:after="40" w:before="40" w:line="252.00000000000003" w:lineRule="auto"/>
              <w:jc w:val="both"/>
              <w:rPr/>
            </w:pPr>
            <w:r>
              <w:rPr>
                <w:rtl w:val="0"/>
              </w:rPr>
              <w:t xml:space="preserve">Giá trị giảm: tỷ lệ phần trăm hoặc số tiền tùy theo type.</w:t>
            </w:r>
          </w:p>
        </w:tc>
      </w:tr>
      <w:tr>
        <w:trPr>
          <w:cantSplit w:val="1"/>
          <w:tblHeader w:val="0"/>
        </w:trPr>
        <w:tc>
          <w:tcPr>
            <w:vAlign w:val="center"/>
          </w:tcPr>
          <w:p w:rsidR="00000000" w:rsidDel="00000000" w:rsidP="00000000" w:rsidRDefault="00000000" w:rsidRPr="00000000" w14:paraId="00000518">
            <w:pPr>
              <w:keepNext w:val="1"/>
              <w:spacing w:after="40" w:before="40" w:line="252.00000000000003" w:lineRule="auto"/>
              <w:jc w:val="center"/>
              <w:rPr/>
            </w:pPr>
            <w:r>
              <w:rPr>
                <w:rtl w:val="0"/>
              </w:rPr>
              <w:t xml:space="preserve">min_order_value</w:t>
            </w:r>
          </w:p>
        </w:tc>
        <w:tc>
          <w:tcPr>
            <w:vAlign w:val="center"/>
          </w:tcPr>
          <w:p w:rsidR="00000000" w:rsidDel="00000000" w:rsidP="00000000" w:rsidRDefault="00000000" w:rsidRPr="00000000" w14:paraId="00000519">
            <w:pPr>
              <w:keepNext w:val="1"/>
              <w:spacing w:after="40" w:before="40" w:line="252.00000000000003" w:lineRule="auto"/>
              <w:jc w:val="center"/>
              <w:rPr/>
            </w:pPr>
            <w:r>
              <w:rPr>
                <w:rtl w:val="0"/>
              </w:rPr>
              <w:t xml:space="preserve">decimal(12,0)</w:t>
            </w:r>
          </w:p>
        </w:tc>
        <w:tc>
          <w:tcPr>
            <w:vAlign w:val="center"/>
          </w:tcPr>
          <w:p w:rsidR="00000000" w:rsidDel="00000000" w:rsidP="00000000" w:rsidRDefault="00000000" w:rsidRPr="00000000" w14:paraId="0000051A">
            <w:pPr>
              <w:keepNext w:val="1"/>
              <w:spacing w:after="40" w:before="40" w:line="252.00000000000003" w:lineRule="auto"/>
              <w:jc w:val="both"/>
              <w:rPr/>
            </w:pPr>
            <w:r>
              <w:rPr>
                <w:rtl w:val="0"/>
              </w:rPr>
              <w:t xml:space="preserve">Giá trị đơn hàng tối thiểu để áp dụng mã.</w:t>
            </w:r>
          </w:p>
        </w:tc>
      </w:tr>
      <w:tr>
        <w:trPr>
          <w:cantSplit w:val="1"/>
          <w:tblHeader w:val="0"/>
        </w:trPr>
        <w:tc>
          <w:tcPr>
            <w:vAlign w:val="center"/>
          </w:tcPr>
          <w:p w:rsidR="00000000" w:rsidDel="00000000" w:rsidP="00000000" w:rsidRDefault="00000000" w:rsidRPr="00000000" w14:paraId="0000051B">
            <w:pPr>
              <w:keepNext w:val="1"/>
              <w:spacing w:after="40" w:before="40" w:line="252.00000000000003" w:lineRule="auto"/>
              <w:jc w:val="center"/>
              <w:rPr/>
            </w:pPr>
            <w:r>
              <w:rPr>
                <w:rtl w:val="0"/>
              </w:rPr>
              <w:t xml:space="preserve">max_uses</w:t>
            </w:r>
          </w:p>
        </w:tc>
        <w:tc>
          <w:tcPr>
            <w:vAlign w:val="center"/>
          </w:tcPr>
          <w:p w:rsidR="00000000" w:rsidDel="00000000" w:rsidP="00000000" w:rsidRDefault="00000000" w:rsidRPr="00000000" w14:paraId="0000051C">
            <w:pPr>
              <w:keepNext w:val="1"/>
              <w:spacing w:after="40" w:before="40" w:line="252.00000000000003" w:lineRule="auto"/>
              <w:jc w:val="center"/>
              <w:rPr/>
            </w:pPr>
            <w:r>
              <w:rPr>
                <w:rtl w:val="0"/>
              </w:rPr>
              <w:t xml:space="preserve">int unsigned</w:t>
            </w:r>
          </w:p>
        </w:tc>
        <w:tc>
          <w:tcPr>
            <w:vAlign w:val="center"/>
          </w:tcPr>
          <w:p w:rsidR="00000000" w:rsidDel="00000000" w:rsidP="00000000" w:rsidRDefault="00000000" w:rsidRPr="00000000" w14:paraId="0000051D">
            <w:pPr>
              <w:keepNext w:val="1"/>
              <w:spacing w:after="40" w:before="40" w:line="252.00000000000003" w:lineRule="auto"/>
              <w:jc w:val="center"/>
              <w:rPr/>
            </w:pPr>
            <w:r>
              <w:rPr>
                <w:rtl w:val="0"/>
              </w:rPr>
              <w:t xml:space="preserve">Giới hạn tổng lượt sử dụng mã.</w:t>
            </w:r>
          </w:p>
        </w:tc>
      </w:tr>
      <w:tr>
        <w:trPr>
          <w:cantSplit w:val="1"/>
          <w:tblHeader w:val="0"/>
        </w:trPr>
        <w:tc>
          <w:tcPr>
            <w:vAlign w:val="center"/>
          </w:tcPr>
          <w:p w:rsidR="00000000" w:rsidDel="00000000" w:rsidP="00000000" w:rsidRDefault="00000000" w:rsidRPr="00000000" w14:paraId="0000051E">
            <w:pPr>
              <w:keepNext w:val="1"/>
              <w:spacing w:after="40" w:before="40" w:line="252.00000000000003" w:lineRule="auto"/>
              <w:jc w:val="center"/>
              <w:rPr/>
            </w:pPr>
            <w:r>
              <w:rPr>
                <w:rtl w:val="0"/>
              </w:rPr>
              <w:t xml:space="preserve">used_count</w:t>
            </w:r>
          </w:p>
        </w:tc>
        <w:tc>
          <w:tcPr>
            <w:vAlign w:val="center"/>
          </w:tcPr>
          <w:p w:rsidR="00000000" w:rsidDel="00000000" w:rsidP="00000000" w:rsidRDefault="00000000" w:rsidRPr="00000000" w14:paraId="0000051F">
            <w:pPr>
              <w:keepNext w:val="1"/>
              <w:spacing w:after="40" w:before="40" w:line="252.00000000000003" w:lineRule="auto"/>
              <w:jc w:val="center"/>
              <w:rPr/>
            </w:pPr>
            <w:r>
              <w:rPr>
                <w:rtl w:val="0"/>
              </w:rPr>
              <w:t xml:space="preserve">int unsigned</w:t>
            </w:r>
          </w:p>
        </w:tc>
        <w:tc>
          <w:tcPr>
            <w:vAlign w:val="center"/>
          </w:tcPr>
          <w:p w:rsidR="00000000" w:rsidDel="00000000" w:rsidP="00000000" w:rsidRDefault="00000000" w:rsidRPr="00000000" w14:paraId="00000520">
            <w:pPr>
              <w:keepNext w:val="1"/>
              <w:spacing w:after="40" w:before="40" w:line="252.00000000000003" w:lineRule="auto"/>
              <w:jc w:val="center"/>
              <w:rPr/>
            </w:pPr>
            <w:r>
              <w:rPr>
                <w:rtl w:val="0"/>
              </w:rPr>
              <w:t xml:space="preserve">Số lượt mã đã được sử dụng.</w:t>
            </w:r>
          </w:p>
        </w:tc>
      </w:tr>
      <w:tr>
        <w:trPr>
          <w:cantSplit w:val="1"/>
          <w:tblHeader w:val="0"/>
        </w:trPr>
        <w:tc>
          <w:tcPr>
            <w:vAlign w:val="center"/>
          </w:tcPr>
          <w:p w:rsidR="00000000" w:rsidDel="00000000" w:rsidP="00000000" w:rsidRDefault="00000000" w:rsidRPr="00000000" w14:paraId="00000521">
            <w:pPr>
              <w:keepNext w:val="1"/>
              <w:spacing w:after="40" w:before="40" w:line="252.00000000000003" w:lineRule="auto"/>
              <w:jc w:val="center"/>
              <w:rPr/>
            </w:pPr>
            <w:r>
              <w:rPr>
                <w:rtl w:val="0"/>
              </w:rPr>
              <w:t xml:space="preserve">max_uses_per_user</w:t>
            </w:r>
          </w:p>
        </w:tc>
        <w:tc>
          <w:tcPr>
            <w:vAlign w:val="center"/>
          </w:tcPr>
          <w:p w:rsidR="00000000" w:rsidDel="00000000" w:rsidP="00000000" w:rsidRDefault="00000000" w:rsidRPr="00000000" w14:paraId="00000522">
            <w:pPr>
              <w:keepNext w:val="1"/>
              <w:spacing w:after="40" w:before="40" w:line="252.00000000000003" w:lineRule="auto"/>
              <w:jc w:val="center"/>
              <w:rPr/>
            </w:pPr>
            <w:r>
              <w:rPr>
                <w:rtl w:val="0"/>
              </w:rPr>
              <w:t xml:space="preserve">int unsigned</w:t>
            </w:r>
          </w:p>
        </w:tc>
        <w:tc>
          <w:tcPr>
            <w:vAlign w:val="center"/>
          </w:tcPr>
          <w:p w:rsidR="00000000" w:rsidDel="00000000" w:rsidP="00000000" w:rsidRDefault="00000000" w:rsidRPr="00000000" w14:paraId="00000523">
            <w:pPr>
              <w:keepNext w:val="1"/>
              <w:spacing w:after="40" w:before="40" w:line="252.00000000000003" w:lineRule="auto"/>
              <w:jc w:val="both"/>
              <w:rPr/>
            </w:pPr>
            <w:r>
              <w:rPr>
                <w:rtl w:val="0"/>
              </w:rPr>
              <w:t xml:space="preserve">Giới hạn lượt sử dụng của mỗi người dùng.</w:t>
            </w:r>
          </w:p>
        </w:tc>
      </w:tr>
      <w:tr>
        <w:trPr>
          <w:cantSplit w:val="1"/>
          <w:tblHeader w:val="0"/>
        </w:trPr>
        <w:tc>
          <w:tcPr>
            <w:vAlign w:val="center"/>
          </w:tcPr>
          <w:p w:rsidR="00000000" w:rsidDel="00000000" w:rsidP="00000000" w:rsidRDefault="00000000" w:rsidRPr="00000000" w14:paraId="00000524">
            <w:pPr>
              <w:keepNext w:val="1"/>
              <w:spacing w:after="40" w:before="40" w:line="252.00000000000003" w:lineRule="auto"/>
              <w:jc w:val="center"/>
              <w:rPr/>
            </w:pPr>
            <w:r>
              <w:rPr>
                <w:rtl w:val="0"/>
              </w:rPr>
              <w:t xml:space="preserve">is_active</w:t>
            </w:r>
          </w:p>
        </w:tc>
        <w:tc>
          <w:tcPr>
            <w:vAlign w:val="center"/>
          </w:tcPr>
          <w:p w:rsidR="00000000" w:rsidDel="00000000" w:rsidP="00000000" w:rsidRDefault="00000000" w:rsidRPr="00000000" w14:paraId="00000525">
            <w:pPr>
              <w:keepNext w:val="1"/>
              <w:spacing w:after="40" w:before="40" w:line="252.00000000000003" w:lineRule="auto"/>
              <w:jc w:val="center"/>
              <w:rPr/>
            </w:pPr>
            <w:r>
              <w:rPr>
                <w:rtl w:val="0"/>
              </w:rPr>
              <w:t xml:space="preserve">tinyint(1)</w:t>
            </w:r>
          </w:p>
        </w:tc>
        <w:tc>
          <w:tcPr>
            <w:vAlign w:val="center"/>
          </w:tcPr>
          <w:p w:rsidR="00000000" w:rsidDel="00000000" w:rsidP="00000000" w:rsidRDefault="00000000" w:rsidRPr="00000000" w14:paraId="00000526">
            <w:pPr>
              <w:keepNext w:val="1"/>
              <w:spacing w:after="40" w:before="40" w:line="252.00000000000003" w:lineRule="auto"/>
              <w:jc w:val="center"/>
              <w:rPr/>
            </w:pPr>
            <w:r>
              <w:rPr>
                <w:rtl w:val="0"/>
              </w:rPr>
              <w:t xml:space="preserve">Cờ cho phép mã giảm giá hoạt động.</w:t>
            </w:r>
          </w:p>
        </w:tc>
      </w:tr>
      <w:tr>
        <w:trPr>
          <w:cantSplit w:val="1"/>
          <w:tblHeader w:val="0"/>
        </w:trPr>
        <w:tc>
          <w:tcPr>
            <w:vAlign w:val="center"/>
          </w:tcPr>
          <w:p w:rsidR="00000000" w:rsidDel="00000000" w:rsidP="00000000" w:rsidRDefault="00000000" w:rsidRPr="00000000" w14:paraId="00000527">
            <w:pPr>
              <w:keepNext w:val="1"/>
              <w:spacing w:after="40" w:before="40" w:line="252.00000000000003" w:lineRule="auto"/>
              <w:jc w:val="center"/>
              <w:rPr/>
            </w:pPr>
            <w:r>
              <w:rPr>
                <w:rtl w:val="0"/>
              </w:rPr>
              <w:t xml:space="preserve">started_at</w:t>
            </w:r>
          </w:p>
        </w:tc>
        <w:tc>
          <w:tcPr>
            <w:vAlign w:val="center"/>
          </w:tcPr>
          <w:p w:rsidR="00000000" w:rsidDel="00000000" w:rsidP="00000000" w:rsidRDefault="00000000" w:rsidRPr="00000000" w14:paraId="00000528">
            <w:pPr>
              <w:keepNext w:val="1"/>
              <w:spacing w:after="40" w:before="40" w:line="252.00000000000003" w:lineRule="auto"/>
              <w:jc w:val="center"/>
              <w:rPr/>
            </w:pPr>
            <w:r>
              <w:rPr>
                <w:rtl w:val="0"/>
              </w:rPr>
              <w:t xml:space="preserve">timestamp</w:t>
            </w:r>
          </w:p>
        </w:tc>
        <w:tc>
          <w:tcPr>
            <w:vAlign w:val="center"/>
          </w:tcPr>
          <w:p w:rsidR="00000000" w:rsidDel="00000000" w:rsidP="00000000" w:rsidRDefault="00000000" w:rsidRPr="00000000" w14:paraId="00000529">
            <w:pPr>
              <w:keepNext w:val="1"/>
              <w:spacing w:after="40" w:before="40" w:line="252.00000000000003" w:lineRule="auto"/>
              <w:jc w:val="center"/>
              <w:rPr/>
            </w:pPr>
            <w:r>
              <w:rPr>
                <w:rtl w:val="0"/>
              </w:rPr>
              <w:t xml:space="preserve">Thời điểm bắt đầu hiệu lực.</w:t>
            </w:r>
          </w:p>
        </w:tc>
      </w:tr>
      <w:tr>
        <w:trPr>
          <w:cantSplit w:val="1"/>
          <w:tblHeader w:val="0"/>
        </w:trPr>
        <w:tc>
          <w:tcPr>
            <w:vAlign w:val="center"/>
          </w:tcPr>
          <w:p w:rsidR="00000000" w:rsidDel="00000000" w:rsidP="00000000" w:rsidRDefault="00000000" w:rsidRPr="00000000" w14:paraId="0000052A">
            <w:pPr>
              <w:keepNext w:val="1"/>
              <w:spacing w:after="40" w:before="40" w:line="252.00000000000003" w:lineRule="auto"/>
              <w:jc w:val="center"/>
              <w:rPr/>
            </w:pPr>
            <w:r>
              <w:rPr>
                <w:rtl w:val="0"/>
              </w:rPr>
              <w:t xml:space="preserve">expired_at</w:t>
            </w:r>
          </w:p>
        </w:tc>
        <w:tc>
          <w:tcPr>
            <w:vAlign w:val="center"/>
          </w:tcPr>
          <w:p w:rsidR="00000000" w:rsidDel="00000000" w:rsidP="00000000" w:rsidRDefault="00000000" w:rsidRPr="00000000" w14:paraId="0000052B">
            <w:pPr>
              <w:keepNext w:val="1"/>
              <w:spacing w:after="40" w:before="40" w:line="252.00000000000003" w:lineRule="auto"/>
              <w:jc w:val="center"/>
              <w:rPr/>
            </w:pPr>
            <w:r>
              <w:rPr>
                <w:rtl w:val="0"/>
              </w:rPr>
              <w:t xml:space="preserve">timestamp</w:t>
            </w:r>
          </w:p>
        </w:tc>
        <w:tc>
          <w:tcPr>
            <w:vAlign w:val="center"/>
          </w:tcPr>
          <w:p w:rsidR="00000000" w:rsidDel="00000000" w:rsidP="00000000" w:rsidRDefault="00000000" w:rsidRPr="00000000" w14:paraId="0000052C">
            <w:pPr>
              <w:keepNext w:val="1"/>
              <w:spacing w:after="40" w:before="40" w:line="252.00000000000003" w:lineRule="auto"/>
              <w:jc w:val="center"/>
              <w:rPr/>
            </w:pPr>
            <w:r>
              <w:rPr>
                <w:rtl w:val="0"/>
              </w:rPr>
              <w:t xml:space="preserve">Thời điểm kết thúc hiệu lực.</w:t>
            </w:r>
          </w:p>
        </w:tc>
      </w:tr>
      <w:tr>
        <w:trPr>
          <w:cantSplit w:val="1"/>
          <w:tblHeader w:val="0"/>
        </w:trPr>
        <w:tc>
          <w:tcPr>
            <w:vAlign w:val="center"/>
          </w:tcPr>
          <w:p w:rsidR="00000000" w:rsidDel="00000000" w:rsidP="00000000" w:rsidRDefault="00000000" w:rsidRPr="00000000" w14:paraId="0000052D">
            <w:pPr>
              <w:keepNext w:val="1"/>
              <w:spacing w:after="40" w:before="40" w:line="252.00000000000003" w:lineRule="auto"/>
              <w:jc w:val="center"/>
              <w:rPr/>
            </w:pPr>
            <w:r>
              <w:rPr>
                <w:rtl w:val="0"/>
              </w:rPr>
              <w:t xml:space="preserve">created_at</w:t>
            </w:r>
          </w:p>
        </w:tc>
        <w:tc>
          <w:tcPr>
            <w:vAlign w:val="center"/>
          </w:tcPr>
          <w:p w:rsidR="00000000" w:rsidDel="00000000" w:rsidP="00000000" w:rsidRDefault="00000000" w:rsidRPr="00000000" w14:paraId="0000052E">
            <w:pPr>
              <w:keepNext w:val="1"/>
              <w:spacing w:after="40" w:before="40" w:line="252.00000000000003" w:lineRule="auto"/>
              <w:jc w:val="center"/>
              <w:rPr/>
            </w:pPr>
            <w:r>
              <w:rPr>
                <w:rtl w:val="0"/>
              </w:rPr>
              <w:t xml:space="preserve">timestamp</w:t>
            </w:r>
          </w:p>
        </w:tc>
        <w:tc>
          <w:tcPr>
            <w:vAlign w:val="center"/>
          </w:tcPr>
          <w:p w:rsidR="00000000" w:rsidDel="00000000" w:rsidP="00000000" w:rsidRDefault="00000000" w:rsidRPr="00000000" w14:paraId="0000052F">
            <w:pPr>
              <w:keepNext w:val="1"/>
              <w:spacing w:after="40" w:before="40" w:line="252.00000000000003" w:lineRule="auto"/>
              <w:jc w:val="center"/>
              <w:rPr/>
            </w:pPr>
            <w:r>
              <w:rPr>
                <w:rtl w:val="0"/>
              </w:rPr>
              <w:t xml:space="preserve">Thời điểm tạo bản ghi.</w:t>
            </w:r>
          </w:p>
        </w:tc>
      </w:tr>
      <w:tr>
        <w:trPr>
          <w:cantSplit w:val="1"/>
          <w:tblHeader w:val="0"/>
        </w:trPr>
        <w:tc>
          <w:tcPr>
            <w:vAlign w:val="center"/>
          </w:tcPr>
          <w:p w:rsidR="00000000" w:rsidDel="00000000" w:rsidP="00000000" w:rsidRDefault="00000000" w:rsidRPr="00000000" w14:paraId="00000530">
            <w:pPr>
              <w:spacing w:after="40" w:before="40" w:line="252.00000000000003" w:lineRule="auto"/>
              <w:jc w:val="center"/>
              <w:rPr/>
            </w:pPr>
            <w:r>
              <w:rPr>
                <w:rtl w:val="0"/>
              </w:rPr>
              <w:t xml:space="preserve">updated_at</w:t>
            </w:r>
          </w:p>
        </w:tc>
        <w:tc>
          <w:tcPr>
            <w:vAlign w:val="center"/>
          </w:tcPr>
          <w:p w:rsidR="00000000" w:rsidDel="00000000" w:rsidP="00000000" w:rsidRDefault="00000000" w:rsidRPr="00000000" w14:paraId="00000531">
            <w:pPr>
              <w:spacing w:after="40" w:before="40" w:line="252.00000000000003" w:lineRule="auto"/>
              <w:jc w:val="center"/>
              <w:rPr/>
            </w:pPr>
            <w:r>
              <w:rPr>
                <w:rtl w:val="0"/>
              </w:rPr>
              <w:t xml:space="preserve">timestamp</w:t>
            </w:r>
          </w:p>
        </w:tc>
        <w:tc>
          <w:tcPr>
            <w:vAlign w:val="center"/>
          </w:tcPr>
          <w:p w:rsidR="00000000" w:rsidDel="00000000" w:rsidP="00000000" w:rsidRDefault="00000000" w:rsidRPr="00000000" w14:paraId="00000532">
            <w:pPr>
              <w:spacing w:after="40" w:before="40" w:line="252.00000000000003" w:lineRule="auto"/>
              <w:jc w:val="center"/>
              <w:rPr/>
            </w:pPr>
            <w:r>
              <w:rPr>
                <w:rtl w:val="0"/>
              </w:rPr>
              <w:t xml:space="preserve">Thời điểm cập nhật bản ghi gần nhất.</w:t>
            </w:r>
          </w:p>
        </w:tc>
      </w:tr>
    </w:tbl>
    <w:p w:rsidR="00000000" w:rsidDel="00000000" w:rsidP="00000000" w:rsidRDefault="00000000" w:rsidRPr="00000000" w14:paraId="00000533">
      <w:pPr>
        <w:keepNext w:val="1"/>
        <w:spacing w:before="120" w:lineRule="auto"/>
        <w:jc w:val="both"/>
        <w:rPr>
          <w:b w:val="1"/>
          <w:bCs w:val="1"/>
        </w:rPr>
      </w:pPr>
      <w:r>
        <w:rPr>
          <w:b w:val="1"/>
          <w:bCs w:val="1"/>
          <w:rtl w:val="0"/>
        </w:rPr>
        <w:t xml:space="preserve">- Bảng reviews</w:t>
      </w:r>
    </w:p>
    <w:bookmarkStart w:colFirst="0" w:colLast="0" w:name="8mdgowv87ahz" w:id="68"/>
    <w:bookmarkEnd w:id="68"/>
    <w:p w:rsidR="00000000" w:rsidDel="00000000" w:rsidP="00000000" w:rsidRDefault="00000000" w:rsidRPr="00000000" w14:paraId="00000534">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30</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dữ liệu bảng reviews.</w:t>
      </w:r>
      <w:r>
        <w:rPr>
          <w:rtl w:val="0"/>
        </w:rPr>
      </w:r>
    </w:p>
    <w:tbl>
      <w:tblPr>
        <w:tblStyle w:val="Table31"/>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4"/>
        <w:gridCol w:w="1814"/>
        <w:gridCol w:w="4762"/>
        <w:tblGridChange w:id="0">
          <w:tblGrid>
            <w:gridCol w:w="2494"/>
            <w:gridCol w:w="1814"/>
            <w:gridCol w:w="4762"/>
          </w:tblGrid>
        </w:tblGridChange>
      </w:tblGrid>
      <w:tr>
        <w:trPr>
          <w:cantSplit w:val="1"/>
          <w:tblHeader w:val="1"/>
        </w:trPr>
        <w:tc>
          <w:tcPr>
            <w:shd w:fill="ededed" w:val="clear"/>
            <w:vAlign w:val="center"/>
          </w:tcPr>
          <w:p w:rsidR="00000000" w:rsidDel="00000000" w:rsidP="00000000" w:rsidRDefault="00000000" w:rsidRPr="00000000" w14:paraId="00000535">
            <w:pPr>
              <w:keepNext w:val="1"/>
              <w:spacing w:after="40" w:before="40" w:line="252.00000000000003" w:lineRule="auto"/>
              <w:jc w:val="center"/>
              <w:rPr>
                <w:b w:val="1"/>
                <w:bCs w:val="1"/>
              </w:rPr>
            </w:pPr>
            <w:r>
              <w:rPr>
                <w:b w:val="1"/>
                <w:bCs w:val="1"/>
                <w:rtl w:val="0"/>
              </w:rPr>
              <w:t xml:space="preserve">Tên thuộc tính</w:t>
            </w:r>
          </w:p>
        </w:tc>
        <w:tc>
          <w:tcPr>
            <w:shd w:fill="ededed" w:val="clear"/>
            <w:vAlign w:val="center"/>
          </w:tcPr>
          <w:p w:rsidR="00000000" w:rsidDel="00000000" w:rsidP="00000000" w:rsidRDefault="00000000" w:rsidRPr="00000000" w14:paraId="00000536">
            <w:pPr>
              <w:keepNext w:val="1"/>
              <w:spacing w:after="40" w:before="40" w:line="252.00000000000003" w:lineRule="auto"/>
              <w:jc w:val="center"/>
              <w:rPr>
                <w:b w:val="1"/>
                <w:bCs w:val="1"/>
              </w:rPr>
            </w:pPr>
            <w:r>
              <w:rPr>
                <w:b w:val="1"/>
                <w:bCs w:val="1"/>
                <w:rtl w:val="0"/>
              </w:rPr>
              <w:t xml:space="preserve">Kiểu dữ liệu</w:t>
            </w:r>
          </w:p>
        </w:tc>
        <w:tc>
          <w:tcPr>
            <w:shd w:fill="ededed" w:val="clear"/>
            <w:vAlign w:val="center"/>
          </w:tcPr>
          <w:p w:rsidR="00000000" w:rsidDel="00000000" w:rsidP="00000000" w:rsidRDefault="00000000" w:rsidRPr="00000000" w14:paraId="00000537">
            <w:pPr>
              <w:keepNext w:val="1"/>
              <w:spacing w:after="40" w:before="40" w:line="252.00000000000003" w:lineRule="auto"/>
              <w:jc w:val="center"/>
              <w:rPr>
                <w:b w:val="1"/>
                <w:bCs w:val="1"/>
              </w:rPr>
            </w:pPr>
            <w:r>
              <w:rPr>
                <w:b w:val="1"/>
                <w:bCs w:val="1"/>
                <w:rtl w:val="0"/>
              </w:rPr>
              <w:t xml:space="preserve">Mô tả</w:t>
            </w:r>
          </w:p>
        </w:tc>
      </w:tr>
      <w:tr>
        <w:trPr>
          <w:cantSplit w:val="1"/>
          <w:tblHeader w:val="0"/>
        </w:trPr>
        <w:tc>
          <w:tcPr>
            <w:vAlign w:val="center"/>
          </w:tcPr>
          <w:p w:rsidR="00000000" w:rsidDel="00000000" w:rsidP="00000000" w:rsidRDefault="00000000" w:rsidRPr="00000000" w14:paraId="00000538">
            <w:pPr>
              <w:keepNext w:val="1"/>
              <w:spacing w:after="40" w:before="40" w:line="252.00000000000003" w:lineRule="auto"/>
              <w:jc w:val="center"/>
              <w:rPr/>
            </w:pPr>
            <w:r>
              <w:rPr>
                <w:rtl w:val="0"/>
              </w:rPr>
              <w:t xml:space="preserve">id</w:t>
            </w:r>
          </w:p>
        </w:tc>
        <w:tc>
          <w:tcPr>
            <w:vAlign w:val="center"/>
          </w:tcPr>
          <w:p w:rsidR="00000000" w:rsidDel="00000000" w:rsidP="00000000" w:rsidRDefault="00000000" w:rsidRPr="00000000" w14:paraId="00000539">
            <w:pPr>
              <w:keepNext w:val="1"/>
              <w:spacing w:after="40" w:before="40" w:line="252.00000000000003" w:lineRule="auto"/>
              <w:jc w:val="center"/>
              <w:rPr/>
            </w:pPr>
            <w:r>
              <w:rPr>
                <w:rtl w:val="0"/>
              </w:rPr>
              <w:t xml:space="preserve">bigint unsigned</w:t>
            </w:r>
          </w:p>
        </w:tc>
        <w:tc>
          <w:tcPr>
            <w:vAlign w:val="center"/>
          </w:tcPr>
          <w:p w:rsidR="00000000" w:rsidDel="00000000" w:rsidP="00000000" w:rsidRDefault="00000000" w:rsidRPr="00000000" w14:paraId="0000053A">
            <w:pPr>
              <w:keepNext w:val="1"/>
              <w:spacing w:after="40" w:before="40" w:line="252.00000000000003" w:lineRule="auto"/>
              <w:jc w:val="center"/>
              <w:rPr/>
            </w:pPr>
            <w:r>
              <w:rPr>
                <w:rtl w:val="0"/>
              </w:rPr>
              <w:t xml:space="preserve">Khóa chính, định danh đánh giá.</w:t>
            </w:r>
          </w:p>
        </w:tc>
      </w:tr>
      <w:tr>
        <w:trPr>
          <w:cantSplit w:val="1"/>
          <w:tblHeader w:val="0"/>
        </w:trPr>
        <w:tc>
          <w:tcPr>
            <w:vAlign w:val="center"/>
          </w:tcPr>
          <w:p w:rsidR="00000000" w:rsidDel="00000000" w:rsidP="00000000" w:rsidRDefault="00000000" w:rsidRPr="00000000" w14:paraId="0000053B">
            <w:pPr>
              <w:keepNext w:val="1"/>
              <w:spacing w:after="40" w:before="40" w:line="252.00000000000003" w:lineRule="auto"/>
              <w:jc w:val="center"/>
              <w:rPr/>
            </w:pPr>
            <w:r>
              <w:rPr>
                <w:rtl w:val="0"/>
              </w:rPr>
              <w:t xml:space="preserve">order_id</w:t>
            </w:r>
          </w:p>
        </w:tc>
        <w:tc>
          <w:tcPr>
            <w:vAlign w:val="center"/>
          </w:tcPr>
          <w:p w:rsidR="00000000" w:rsidDel="00000000" w:rsidP="00000000" w:rsidRDefault="00000000" w:rsidRPr="00000000" w14:paraId="0000053C">
            <w:pPr>
              <w:keepNext w:val="1"/>
              <w:spacing w:after="40" w:before="40" w:line="252.00000000000003" w:lineRule="auto"/>
              <w:jc w:val="center"/>
              <w:rPr/>
            </w:pPr>
            <w:r>
              <w:rPr>
                <w:rtl w:val="0"/>
              </w:rPr>
              <w:t xml:space="preserve">bigint unsigned</w:t>
            </w:r>
          </w:p>
        </w:tc>
        <w:tc>
          <w:tcPr>
            <w:vAlign w:val="center"/>
          </w:tcPr>
          <w:p w:rsidR="00000000" w:rsidDel="00000000" w:rsidP="00000000" w:rsidRDefault="00000000" w:rsidRPr="00000000" w14:paraId="0000053D">
            <w:pPr>
              <w:keepNext w:val="1"/>
              <w:spacing w:after="40" w:before="40" w:line="252.00000000000003" w:lineRule="auto"/>
              <w:jc w:val="both"/>
              <w:rPr/>
            </w:pPr>
            <w:r>
              <w:rPr>
                <w:rtl w:val="0"/>
              </w:rPr>
              <w:t xml:space="preserve">Khóa ngoại tham chiếu orders.id; đơn hàng được đánh giá.</w:t>
            </w:r>
          </w:p>
        </w:tc>
      </w:tr>
      <w:tr>
        <w:trPr>
          <w:cantSplit w:val="1"/>
          <w:tblHeader w:val="0"/>
        </w:trPr>
        <w:tc>
          <w:tcPr>
            <w:vAlign w:val="center"/>
          </w:tcPr>
          <w:p w:rsidR="00000000" w:rsidDel="00000000" w:rsidP="00000000" w:rsidRDefault="00000000" w:rsidRPr="00000000" w14:paraId="0000053E">
            <w:pPr>
              <w:keepNext w:val="1"/>
              <w:spacing w:after="40" w:before="40" w:line="252.00000000000003" w:lineRule="auto"/>
              <w:jc w:val="center"/>
              <w:rPr/>
            </w:pPr>
            <w:r>
              <w:rPr>
                <w:rtl w:val="0"/>
              </w:rPr>
              <w:t xml:space="preserve">user_id</w:t>
            </w:r>
          </w:p>
        </w:tc>
        <w:tc>
          <w:tcPr>
            <w:vAlign w:val="center"/>
          </w:tcPr>
          <w:p w:rsidR="00000000" w:rsidDel="00000000" w:rsidP="00000000" w:rsidRDefault="00000000" w:rsidRPr="00000000" w14:paraId="0000053F">
            <w:pPr>
              <w:keepNext w:val="1"/>
              <w:spacing w:after="40" w:before="40" w:line="252.00000000000003" w:lineRule="auto"/>
              <w:jc w:val="center"/>
              <w:rPr/>
            </w:pPr>
            <w:r>
              <w:rPr>
                <w:rtl w:val="0"/>
              </w:rPr>
              <w:t xml:space="preserve">bigint unsigned</w:t>
            </w:r>
          </w:p>
        </w:tc>
        <w:tc>
          <w:tcPr>
            <w:vAlign w:val="center"/>
          </w:tcPr>
          <w:p w:rsidR="00000000" w:rsidDel="00000000" w:rsidP="00000000" w:rsidRDefault="00000000" w:rsidRPr="00000000" w14:paraId="00000540">
            <w:pPr>
              <w:keepNext w:val="1"/>
              <w:spacing w:after="40" w:before="40" w:line="252.00000000000003" w:lineRule="auto"/>
              <w:jc w:val="both"/>
              <w:rPr/>
            </w:pPr>
            <w:r>
              <w:rPr>
                <w:rtl w:val="0"/>
              </w:rPr>
              <w:t xml:space="preserve">Khóa ngoại tham chiếu users.id; khách hàng viết đánh giá.</w:t>
            </w:r>
          </w:p>
        </w:tc>
      </w:tr>
      <w:tr>
        <w:trPr>
          <w:cantSplit w:val="1"/>
          <w:tblHeader w:val="0"/>
        </w:trPr>
        <w:tc>
          <w:tcPr>
            <w:vAlign w:val="center"/>
          </w:tcPr>
          <w:p w:rsidR="00000000" w:rsidDel="00000000" w:rsidP="00000000" w:rsidRDefault="00000000" w:rsidRPr="00000000" w14:paraId="00000541">
            <w:pPr>
              <w:keepNext w:val="1"/>
              <w:spacing w:after="40" w:before="40" w:line="252.00000000000003" w:lineRule="auto"/>
              <w:jc w:val="center"/>
              <w:rPr/>
            </w:pPr>
            <w:r>
              <w:rPr>
                <w:rtl w:val="0"/>
              </w:rPr>
              <w:t xml:space="preserve">branch_id</w:t>
            </w:r>
          </w:p>
        </w:tc>
        <w:tc>
          <w:tcPr>
            <w:vAlign w:val="center"/>
          </w:tcPr>
          <w:p w:rsidR="00000000" w:rsidDel="00000000" w:rsidP="00000000" w:rsidRDefault="00000000" w:rsidRPr="00000000" w14:paraId="00000542">
            <w:pPr>
              <w:keepNext w:val="1"/>
              <w:spacing w:after="40" w:before="40" w:line="252.00000000000003" w:lineRule="auto"/>
              <w:jc w:val="center"/>
              <w:rPr/>
            </w:pPr>
            <w:r>
              <w:rPr>
                <w:rtl w:val="0"/>
              </w:rPr>
              <w:t xml:space="preserve">bigint unsigned</w:t>
            </w:r>
          </w:p>
        </w:tc>
        <w:tc>
          <w:tcPr>
            <w:vAlign w:val="center"/>
          </w:tcPr>
          <w:p w:rsidR="00000000" w:rsidDel="00000000" w:rsidP="00000000" w:rsidRDefault="00000000" w:rsidRPr="00000000" w14:paraId="00000543">
            <w:pPr>
              <w:keepNext w:val="1"/>
              <w:spacing w:after="40" w:before="40" w:line="252.00000000000003" w:lineRule="auto"/>
              <w:jc w:val="both"/>
              <w:rPr/>
            </w:pPr>
            <w:r>
              <w:rPr>
                <w:rtl w:val="0"/>
              </w:rPr>
              <w:t xml:space="preserve">Khóa ngoại tham chiếu branches.id; chi nhánh được đánh giá.</w:t>
            </w:r>
          </w:p>
        </w:tc>
      </w:tr>
      <w:tr>
        <w:trPr>
          <w:cantSplit w:val="1"/>
          <w:tblHeader w:val="0"/>
        </w:trPr>
        <w:tc>
          <w:tcPr>
            <w:vAlign w:val="center"/>
          </w:tcPr>
          <w:p w:rsidR="00000000" w:rsidDel="00000000" w:rsidP="00000000" w:rsidRDefault="00000000" w:rsidRPr="00000000" w14:paraId="00000544">
            <w:pPr>
              <w:keepNext w:val="1"/>
              <w:spacing w:after="40" w:before="40" w:line="252.00000000000003" w:lineRule="auto"/>
              <w:jc w:val="center"/>
              <w:rPr/>
            </w:pPr>
            <w:r>
              <w:rPr>
                <w:rtl w:val="0"/>
              </w:rPr>
              <w:t xml:space="preserve">rating</w:t>
            </w:r>
          </w:p>
        </w:tc>
        <w:tc>
          <w:tcPr>
            <w:vAlign w:val="center"/>
          </w:tcPr>
          <w:p w:rsidR="00000000" w:rsidDel="00000000" w:rsidP="00000000" w:rsidRDefault="00000000" w:rsidRPr="00000000" w14:paraId="00000545">
            <w:pPr>
              <w:keepNext w:val="1"/>
              <w:spacing w:after="40" w:before="40" w:line="252.00000000000003" w:lineRule="auto"/>
              <w:jc w:val="center"/>
              <w:rPr/>
            </w:pPr>
            <w:r>
              <w:rPr>
                <w:rtl w:val="0"/>
              </w:rPr>
              <w:t xml:space="preserve">tinyint unsigned</w:t>
            </w:r>
          </w:p>
        </w:tc>
        <w:tc>
          <w:tcPr>
            <w:vAlign w:val="center"/>
          </w:tcPr>
          <w:p w:rsidR="00000000" w:rsidDel="00000000" w:rsidP="00000000" w:rsidRDefault="00000000" w:rsidRPr="00000000" w14:paraId="00000546">
            <w:pPr>
              <w:keepNext w:val="1"/>
              <w:spacing w:after="40" w:before="40" w:line="252.00000000000003" w:lineRule="auto"/>
              <w:jc w:val="both"/>
              <w:rPr/>
            </w:pPr>
            <w:r>
              <w:rPr>
                <w:rtl w:val="0"/>
              </w:rPr>
              <w:t xml:space="preserve">Số sao đánh giá đơn hàng, theo thang điểm 1–5.</w:t>
            </w:r>
          </w:p>
        </w:tc>
      </w:tr>
      <w:tr>
        <w:trPr>
          <w:cantSplit w:val="1"/>
          <w:tblHeader w:val="0"/>
        </w:trPr>
        <w:tc>
          <w:tcPr>
            <w:vAlign w:val="center"/>
          </w:tcPr>
          <w:p w:rsidR="00000000" w:rsidDel="00000000" w:rsidP="00000000" w:rsidRDefault="00000000" w:rsidRPr="00000000" w14:paraId="00000547">
            <w:pPr>
              <w:keepNext w:val="1"/>
              <w:spacing w:after="40" w:before="40" w:line="252.00000000000003" w:lineRule="auto"/>
              <w:jc w:val="center"/>
              <w:rPr/>
            </w:pPr>
            <w:r>
              <w:rPr>
                <w:rtl w:val="0"/>
              </w:rPr>
              <w:t xml:space="preserve">delivery_rating</w:t>
            </w:r>
          </w:p>
        </w:tc>
        <w:tc>
          <w:tcPr>
            <w:vAlign w:val="center"/>
          </w:tcPr>
          <w:p w:rsidR="00000000" w:rsidDel="00000000" w:rsidP="00000000" w:rsidRDefault="00000000" w:rsidRPr="00000000" w14:paraId="00000548">
            <w:pPr>
              <w:keepNext w:val="1"/>
              <w:spacing w:after="40" w:before="40" w:line="252.00000000000003" w:lineRule="auto"/>
              <w:jc w:val="center"/>
              <w:rPr/>
            </w:pPr>
            <w:r>
              <w:rPr>
                <w:rtl w:val="0"/>
              </w:rPr>
              <w:t xml:space="preserve">tinyint unsigned</w:t>
            </w:r>
          </w:p>
        </w:tc>
        <w:tc>
          <w:tcPr>
            <w:vAlign w:val="center"/>
          </w:tcPr>
          <w:p w:rsidR="00000000" w:rsidDel="00000000" w:rsidP="00000000" w:rsidRDefault="00000000" w:rsidRPr="00000000" w14:paraId="00000549">
            <w:pPr>
              <w:keepNext w:val="1"/>
              <w:spacing w:after="40" w:before="40" w:line="252.00000000000003" w:lineRule="auto"/>
              <w:jc w:val="both"/>
              <w:rPr/>
            </w:pPr>
            <w:r>
              <w:rPr>
                <w:rtl w:val="0"/>
              </w:rPr>
              <w:t xml:space="preserve">Số sao đánh giá khâu giao hàng, theo thang điểm 1–5.</w:t>
            </w:r>
          </w:p>
        </w:tc>
      </w:tr>
      <w:tr>
        <w:trPr>
          <w:cantSplit w:val="1"/>
          <w:tblHeader w:val="0"/>
        </w:trPr>
        <w:tc>
          <w:tcPr>
            <w:vAlign w:val="center"/>
          </w:tcPr>
          <w:p w:rsidR="00000000" w:rsidDel="00000000" w:rsidP="00000000" w:rsidRDefault="00000000" w:rsidRPr="00000000" w14:paraId="0000054A">
            <w:pPr>
              <w:keepNext w:val="1"/>
              <w:spacing w:after="40" w:before="40" w:line="252.00000000000003" w:lineRule="auto"/>
              <w:jc w:val="center"/>
              <w:rPr/>
            </w:pPr>
            <w:r>
              <w:rPr>
                <w:rtl w:val="0"/>
              </w:rPr>
              <w:t xml:space="preserve">comment</w:t>
            </w:r>
          </w:p>
        </w:tc>
        <w:tc>
          <w:tcPr>
            <w:vAlign w:val="center"/>
          </w:tcPr>
          <w:p w:rsidR="00000000" w:rsidDel="00000000" w:rsidP="00000000" w:rsidRDefault="00000000" w:rsidRPr="00000000" w14:paraId="0000054B">
            <w:pPr>
              <w:keepNext w:val="1"/>
              <w:spacing w:after="40" w:before="40" w:line="252.00000000000003" w:lineRule="auto"/>
              <w:jc w:val="center"/>
              <w:rPr/>
            </w:pPr>
            <w:r>
              <w:rPr>
                <w:rtl w:val="0"/>
              </w:rPr>
              <w:t xml:space="preserve">text</w:t>
            </w:r>
          </w:p>
        </w:tc>
        <w:tc>
          <w:tcPr>
            <w:vAlign w:val="center"/>
          </w:tcPr>
          <w:p w:rsidR="00000000" w:rsidDel="00000000" w:rsidP="00000000" w:rsidRDefault="00000000" w:rsidRPr="00000000" w14:paraId="0000054C">
            <w:pPr>
              <w:keepNext w:val="1"/>
              <w:spacing w:after="40" w:before="40" w:line="252.00000000000003" w:lineRule="auto"/>
              <w:jc w:val="center"/>
              <w:rPr/>
            </w:pPr>
            <w:r>
              <w:rPr>
                <w:rtl w:val="0"/>
              </w:rPr>
              <w:t xml:space="preserve">Nội dung nhận xét của khách hàng.</w:t>
            </w:r>
          </w:p>
        </w:tc>
      </w:tr>
      <w:tr>
        <w:trPr>
          <w:cantSplit w:val="1"/>
          <w:tblHeader w:val="0"/>
        </w:trPr>
        <w:tc>
          <w:tcPr>
            <w:vAlign w:val="center"/>
          </w:tcPr>
          <w:p w:rsidR="00000000" w:rsidDel="00000000" w:rsidP="00000000" w:rsidRDefault="00000000" w:rsidRPr="00000000" w14:paraId="0000054D">
            <w:pPr>
              <w:keepNext w:val="1"/>
              <w:spacing w:after="40" w:before="40" w:line="252.00000000000003" w:lineRule="auto"/>
              <w:jc w:val="center"/>
              <w:rPr/>
            </w:pPr>
            <w:r>
              <w:rPr>
                <w:rtl w:val="0"/>
              </w:rPr>
              <w:t xml:space="preserve">created_at</w:t>
            </w:r>
          </w:p>
        </w:tc>
        <w:tc>
          <w:tcPr>
            <w:vAlign w:val="center"/>
          </w:tcPr>
          <w:p w:rsidR="00000000" w:rsidDel="00000000" w:rsidP="00000000" w:rsidRDefault="00000000" w:rsidRPr="00000000" w14:paraId="0000054E">
            <w:pPr>
              <w:keepNext w:val="1"/>
              <w:spacing w:after="40" w:before="40" w:line="252.00000000000003" w:lineRule="auto"/>
              <w:jc w:val="center"/>
              <w:rPr/>
            </w:pPr>
            <w:r>
              <w:rPr>
                <w:rtl w:val="0"/>
              </w:rPr>
              <w:t xml:space="preserve">timestamp</w:t>
            </w:r>
          </w:p>
        </w:tc>
        <w:tc>
          <w:tcPr>
            <w:vAlign w:val="center"/>
          </w:tcPr>
          <w:p w:rsidR="00000000" w:rsidDel="00000000" w:rsidP="00000000" w:rsidRDefault="00000000" w:rsidRPr="00000000" w14:paraId="0000054F">
            <w:pPr>
              <w:keepNext w:val="1"/>
              <w:spacing w:after="40" w:before="40" w:line="252.00000000000003" w:lineRule="auto"/>
              <w:jc w:val="center"/>
              <w:rPr/>
            </w:pPr>
            <w:r>
              <w:rPr>
                <w:rtl w:val="0"/>
              </w:rPr>
              <w:t xml:space="preserve">Thời điểm tạo bản ghi.</w:t>
            </w:r>
          </w:p>
        </w:tc>
      </w:tr>
      <w:tr>
        <w:trPr>
          <w:cantSplit w:val="1"/>
          <w:tblHeader w:val="0"/>
        </w:trPr>
        <w:tc>
          <w:tcPr>
            <w:vAlign w:val="center"/>
          </w:tcPr>
          <w:p w:rsidR="00000000" w:rsidDel="00000000" w:rsidP="00000000" w:rsidRDefault="00000000" w:rsidRPr="00000000" w14:paraId="00000550">
            <w:pPr>
              <w:spacing w:after="40" w:before="40" w:line="252.00000000000003" w:lineRule="auto"/>
              <w:jc w:val="center"/>
              <w:rPr/>
            </w:pPr>
            <w:r>
              <w:rPr>
                <w:rtl w:val="0"/>
              </w:rPr>
              <w:t xml:space="preserve">updated_at</w:t>
            </w:r>
          </w:p>
        </w:tc>
        <w:tc>
          <w:tcPr>
            <w:vAlign w:val="center"/>
          </w:tcPr>
          <w:p w:rsidR="00000000" w:rsidDel="00000000" w:rsidP="00000000" w:rsidRDefault="00000000" w:rsidRPr="00000000" w14:paraId="00000551">
            <w:pPr>
              <w:spacing w:after="40" w:before="40" w:line="252.00000000000003" w:lineRule="auto"/>
              <w:jc w:val="center"/>
              <w:rPr/>
            </w:pPr>
            <w:r>
              <w:rPr>
                <w:rtl w:val="0"/>
              </w:rPr>
              <w:t xml:space="preserve">timestamp</w:t>
            </w:r>
          </w:p>
        </w:tc>
        <w:tc>
          <w:tcPr>
            <w:vAlign w:val="center"/>
          </w:tcPr>
          <w:p w:rsidR="00000000" w:rsidDel="00000000" w:rsidP="00000000" w:rsidRDefault="00000000" w:rsidRPr="00000000" w14:paraId="00000552">
            <w:pPr>
              <w:spacing w:after="40" w:before="40" w:line="252.00000000000003" w:lineRule="auto"/>
              <w:jc w:val="center"/>
              <w:rPr/>
            </w:pPr>
            <w:r>
              <w:rPr>
                <w:rtl w:val="0"/>
              </w:rPr>
              <w:t xml:space="preserve">Thời điểm cập nhật bản ghi gần nhất.</w:t>
            </w:r>
          </w:p>
        </w:tc>
      </w:tr>
    </w:tbl>
    <w:p w:rsidR="00000000" w:rsidDel="00000000" w:rsidP="00000000" w:rsidRDefault="00000000" w:rsidRPr="00000000" w14:paraId="00000553">
      <w:pPr>
        <w:keepNext w:val="1"/>
        <w:spacing w:before="120" w:lineRule="auto"/>
        <w:jc w:val="both"/>
        <w:rPr>
          <w:b w:val="1"/>
          <w:bCs w:val="1"/>
        </w:rPr>
      </w:pPr>
      <w:r>
        <w:rPr>
          <w:b w:val="1"/>
          <w:bCs w:val="1"/>
          <w:rtl w:val="0"/>
        </w:rPr>
        <w:t xml:space="preserve">- Bảng ai_chat_sessions</w:t>
      </w:r>
    </w:p>
    <w:bookmarkStart w:colFirst="0" w:colLast="0" w:name="ekrge9ooyrjd" w:id="69"/>
    <w:bookmarkEnd w:id="69"/>
    <w:p w:rsidR="00000000" w:rsidDel="00000000" w:rsidP="00000000" w:rsidRDefault="00000000" w:rsidRPr="00000000" w14:paraId="00000554">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dữ liệu bảng ai_chat_sessions.</w:t>
      </w:r>
      <w:r>
        <w:rPr>
          <w:rtl w:val="0"/>
        </w:rPr>
      </w:r>
    </w:p>
    <w:tbl>
      <w:tblPr>
        <w:tblStyle w:val="Table32"/>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4"/>
        <w:gridCol w:w="1814"/>
        <w:gridCol w:w="4762"/>
        <w:tblGridChange w:id="0">
          <w:tblGrid>
            <w:gridCol w:w="2494"/>
            <w:gridCol w:w="1814"/>
            <w:gridCol w:w="4762"/>
          </w:tblGrid>
        </w:tblGridChange>
      </w:tblGrid>
      <w:tr>
        <w:trPr>
          <w:cantSplit w:val="1"/>
          <w:tblHeader w:val="1"/>
        </w:trPr>
        <w:tc>
          <w:tcPr>
            <w:shd w:fill="ededed" w:val="clear"/>
            <w:vAlign w:val="center"/>
          </w:tcPr>
          <w:p w:rsidR="00000000" w:rsidDel="00000000" w:rsidP="00000000" w:rsidRDefault="00000000" w:rsidRPr="00000000" w14:paraId="00000555">
            <w:pPr>
              <w:keepNext w:val="1"/>
              <w:spacing w:after="40" w:before="40" w:line="252.00000000000003" w:lineRule="auto"/>
              <w:jc w:val="center"/>
              <w:rPr>
                <w:b w:val="1"/>
                <w:bCs w:val="1"/>
              </w:rPr>
            </w:pPr>
            <w:r>
              <w:rPr>
                <w:b w:val="1"/>
                <w:bCs w:val="1"/>
                <w:rtl w:val="0"/>
              </w:rPr>
              <w:t xml:space="preserve">Tên thuộc tính</w:t>
            </w:r>
          </w:p>
        </w:tc>
        <w:tc>
          <w:tcPr>
            <w:shd w:fill="ededed" w:val="clear"/>
            <w:vAlign w:val="center"/>
          </w:tcPr>
          <w:p w:rsidR="00000000" w:rsidDel="00000000" w:rsidP="00000000" w:rsidRDefault="00000000" w:rsidRPr="00000000" w14:paraId="00000556">
            <w:pPr>
              <w:keepNext w:val="1"/>
              <w:spacing w:after="40" w:before="40" w:line="252.00000000000003" w:lineRule="auto"/>
              <w:jc w:val="center"/>
              <w:rPr>
                <w:b w:val="1"/>
                <w:bCs w:val="1"/>
              </w:rPr>
            </w:pPr>
            <w:r>
              <w:rPr>
                <w:b w:val="1"/>
                <w:bCs w:val="1"/>
                <w:rtl w:val="0"/>
              </w:rPr>
              <w:t xml:space="preserve">Kiểu dữ liệu</w:t>
            </w:r>
          </w:p>
        </w:tc>
        <w:tc>
          <w:tcPr>
            <w:shd w:fill="ededed" w:val="clear"/>
            <w:vAlign w:val="center"/>
          </w:tcPr>
          <w:p w:rsidR="00000000" w:rsidDel="00000000" w:rsidP="00000000" w:rsidRDefault="00000000" w:rsidRPr="00000000" w14:paraId="00000557">
            <w:pPr>
              <w:keepNext w:val="1"/>
              <w:spacing w:after="40" w:before="40" w:line="252.00000000000003" w:lineRule="auto"/>
              <w:jc w:val="center"/>
              <w:rPr>
                <w:b w:val="1"/>
                <w:bCs w:val="1"/>
              </w:rPr>
            </w:pPr>
            <w:r>
              <w:rPr>
                <w:b w:val="1"/>
                <w:bCs w:val="1"/>
                <w:rtl w:val="0"/>
              </w:rPr>
              <w:t xml:space="preserve">Mô tả</w:t>
            </w:r>
          </w:p>
        </w:tc>
      </w:tr>
      <w:tr>
        <w:trPr>
          <w:cantSplit w:val="1"/>
          <w:tblHeader w:val="0"/>
        </w:trPr>
        <w:tc>
          <w:tcPr>
            <w:vAlign w:val="center"/>
          </w:tcPr>
          <w:p w:rsidR="00000000" w:rsidDel="00000000" w:rsidP="00000000" w:rsidRDefault="00000000" w:rsidRPr="00000000" w14:paraId="00000558">
            <w:pPr>
              <w:keepNext w:val="1"/>
              <w:spacing w:after="40" w:before="40" w:line="252.00000000000003" w:lineRule="auto"/>
              <w:jc w:val="center"/>
              <w:rPr/>
            </w:pPr>
            <w:r>
              <w:rPr>
                <w:rtl w:val="0"/>
              </w:rPr>
              <w:t xml:space="preserve">id</w:t>
            </w:r>
          </w:p>
        </w:tc>
        <w:tc>
          <w:tcPr>
            <w:vAlign w:val="center"/>
          </w:tcPr>
          <w:p w:rsidR="00000000" w:rsidDel="00000000" w:rsidP="00000000" w:rsidRDefault="00000000" w:rsidRPr="00000000" w14:paraId="00000559">
            <w:pPr>
              <w:keepNext w:val="1"/>
              <w:spacing w:after="40" w:before="40" w:line="252.00000000000003" w:lineRule="auto"/>
              <w:jc w:val="center"/>
              <w:rPr/>
            </w:pPr>
            <w:r>
              <w:rPr>
                <w:rtl w:val="0"/>
              </w:rPr>
              <w:t xml:space="preserve">bigint unsigned</w:t>
            </w:r>
          </w:p>
        </w:tc>
        <w:tc>
          <w:tcPr>
            <w:vAlign w:val="center"/>
          </w:tcPr>
          <w:p w:rsidR="00000000" w:rsidDel="00000000" w:rsidP="00000000" w:rsidRDefault="00000000" w:rsidRPr="00000000" w14:paraId="0000055A">
            <w:pPr>
              <w:keepNext w:val="1"/>
              <w:spacing w:after="40" w:before="40" w:line="252.00000000000003" w:lineRule="auto"/>
              <w:jc w:val="both"/>
              <w:rPr/>
            </w:pPr>
            <w:r>
              <w:rPr>
                <w:rtl w:val="0"/>
              </w:rPr>
              <w:t xml:space="preserve">Khóa chính, định danh phiên trò chuyện với trợ lý AI.</w:t>
            </w:r>
          </w:p>
        </w:tc>
      </w:tr>
      <w:tr>
        <w:trPr>
          <w:cantSplit w:val="1"/>
          <w:tblHeader w:val="0"/>
        </w:trPr>
        <w:tc>
          <w:tcPr>
            <w:vAlign w:val="center"/>
          </w:tcPr>
          <w:p w:rsidR="00000000" w:rsidDel="00000000" w:rsidP="00000000" w:rsidRDefault="00000000" w:rsidRPr="00000000" w14:paraId="0000055B">
            <w:pPr>
              <w:keepNext w:val="1"/>
              <w:spacing w:after="40" w:before="40" w:line="252.00000000000003" w:lineRule="auto"/>
              <w:jc w:val="center"/>
              <w:rPr/>
            </w:pPr>
            <w:r>
              <w:rPr>
                <w:rtl w:val="0"/>
              </w:rPr>
              <w:t xml:space="preserve">user_id</w:t>
            </w:r>
          </w:p>
        </w:tc>
        <w:tc>
          <w:tcPr>
            <w:vAlign w:val="center"/>
          </w:tcPr>
          <w:p w:rsidR="00000000" w:rsidDel="00000000" w:rsidP="00000000" w:rsidRDefault="00000000" w:rsidRPr="00000000" w14:paraId="0000055C">
            <w:pPr>
              <w:keepNext w:val="1"/>
              <w:spacing w:after="40" w:before="40" w:line="252.00000000000003" w:lineRule="auto"/>
              <w:jc w:val="center"/>
              <w:rPr/>
            </w:pPr>
            <w:r>
              <w:rPr>
                <w:rtl w:val="0"/>
              </w:rPr>
              <w:t xml:space="preserve">bigint unsigned</w:t>
            </w:r>
          </w:p>
        </w:tc>
        <w:tc>
          <w:tcPr>
            <w:vAlign w:val="center"/>
          </w:tcPr>
          <w:p w:rsidR="00000000" w:rsidDel="00000000" w:rsidP="00000000" w:rsidRDefault="00000000" w:rsidRPr="00000000" w14:paraId="0000055D">
            <w:pPr>
              <w:keepNext w:val="1"/>
              <w:spacing w:after="40" w:before="40" w:line="252.00000000000003" w:lineRule="auto"/>
              <w:jc w:val="both"/>
              <w:rPr/>
            </w:pPr>
            <w:r>
              <w:rPr>
                <w:rtl w:val="0"/>
              </w:rPr>
              <w:t xml:space="preserve">Khóa ngoại tham chiếu users.id; người dùng tham gia hội thoại.</w:t>
            </w:r>
          </w:p>
        </w:tc>
      </w:tr>
      <w:tr>
        <w:trPr>
          <w:cantSplit w:val="1"/>
          <w:tblHeader w:val="0"/>
        </w:trPr>
        <w:tc>
          <w:tcPr>
            <w:vAlign w:val="center"/>
          </w:tcPr>
          <w:p w:rsidR="00000000" w:rsidDel="00000000" w:rsidP="00000000" w:rsidRDefault="00000000" w:rsidRPr="00000000" w14:paraId="0000055E">
            <w:pPr>
              <w:keepNext w:val="1"/>
              <w:spacing w:after="40" w:before="40" w:line="252.00000000000003" w:lineRule="auto"/>
              <w:jc w:val="center"/>
              <w:rPr/>
            </w:pPr>
            <w:r>
              <w:rPr>
                <w:rtl w:val="0"/>
              </w:rPr>
              <w:t xml:space="preserve">session_token</w:t>
            </w:r>
          </w:p>
        </w:tc>
        <w:tc>
          <w:tcPr>
            <w:vAlign w:val="center"/>
          </w:tcPr>
          <w:p w:rsidR="00000000" w:rsidDel="00000000" w:rsidP="00000000" w:rsidRDefault="00000000" w:rsidRPr="00000000" w14:paraId="0000055F">
            <w:pPr>
              <w:keepNext w:val="1"/>
              <w:spacing w:after="40" w:before="40" w:line="252.00000000000003" w:lineRule="auto"/>
              <w:jc w:val="center"/>
              <w:rPr/>
            </w:pPr>
            <w:r>
              <w:rPr>
                <w:rtl w:val="0"/>
              </w:rPr>
              <w:t xml:space="preserve">varchar(255)</w:t>
            </w:r>
          </w:p>
        </w:tc>
        <w:tc>
          <w:tcPr>
            <w:vAlign w:val="center"/>
          </w:tcPr>
          <w:p w:rsidR="00000000" w:rsidDel="00000000" w:rsidP="00000000" w:rsidRDefault="00000000" w:rsidRPr="00000000" w14:paraId="00000560">
            <w:pPr>
              <w:keepNext w:val="1"/>
              <w:spacing w:after="40" w:before="40" w:line="252.00000000000003" w:lineRule="auto"/>
              <w:jc w:val="center"/>
              <w:rPr/>
            </w:pPr>
            <w:r>
              <w:rPr>
                <w:rtl w:val="0"/>
              </w:rPr>
              <w:t xml:space="preserve">Chuỗi định danh phiên hội thoại.</w:t>
            </w:r>
          </w:p>
        </w:tc>
      </w:tr>
      <w:tr>
        <w:trPr>
          <w:cantSplit w:val="1"/>
          <w:tblHeader w:val="0"/>
        </w:trPr>
        <w:tc>
          <w:tcPr>
            <w:vAlign w:val="center"/>
          </w:tcPr>
          <w:p w:rsidR="00000000" w:rsidDel="00000000" w:rsidP="00000000" w:rsidRDefault="00000000" w:rsidRPr="00000000" w14:paraId="00000561">
            <w:pPr>
              <w:keepNext w:val="1"/>
              <w:spacing w:after="40" w:before="40" w:line="252.00000000000003" w:lineRule="auto"/>
              <w:jc w:val="center"/>
              <w:rPr/>
            </w:pPr>
            <w:r>
              <w:rPr>
                <w:rtl w:val="0"/>
              </w:rPr>
              <w:t xml:space="preserve">messages</w:t>
            </w:r>
          </w:p>
        </w:tc>
        <w:tc>
          <w:tcPr>
            <w:vAlign w:val="center"/>
          </w:tcPr>
          <w:p w:rsidR="00000000" w:rsidDel="00000000" w:rsidP="00000000" w:rsidRDefault="00000000" w:rsidRPr="00000000" w14:paraId="00000562">
            <w:pPr>
              <w:keepNext w:val="1"/>
              <w:spacing w:after="40" w:before="40" w:line="252.00000000000003" w:lineRule="auto"/>
              <w:jc w:val="center"/>
              <w:rPr/>
            </w:pPr>
            <w:r>
              <w:rPr>
                <w:rtl w:val="0"/>
              </w:rPr>
              <w:t xml:space="preserve">json</w:t>
            </w:r>
          </w:p>
        </w:tc>
        <w:tc>
          <w:tcPr>
            <w:vAlign w:val="center"/>
          </w:tcPr>
          <w:p w:rsidR="00000000" w:rsidDel="00000000" w:rsidP="00000000" w:rsidRDefault="00000000" w:rsidRPr="00000000" w14:paraId="00000563">
            <w:pPr>
              <w:keepNext w:val="1"/>
              <w:spacing w:after="40" w:before="40" w:line="252.00000000000003" w:lineRule="auto"/>
              <w:jc w:val="both"/>
              <w:rPr/>
            </w:pPr>
            <w:r>
              <w:rPr>
                <w:rtl w:val="0"/>
              </w:rPr>
              <w:t xml:space="preserve">Danh sách tin nhắn của người dùng và phản hồi của trợ lý AI.</w:t>
            </w:r>
          </w:p>
        </w:tc>
      </w:tr>
      <w:tr>
        <w:trPr>
          <w:cantSplit w:val="1"/>
          <w:tblHeader w:val="0"/>
        </w:trPr>
        <w:tc>
          <w:tcPr>
            <w:vAlign w:val="center"/>
          </w:tcPr>
          <w:p w:rsidR="00000000" w:rsidDel="00000000" w:rsidP="00000000" w:rsidRDefault="00000000" w:rsidRPr="00000000" w14:paraId="00000564">
            <w:pPr>
              <w:keepNext w:val="1"/>
              <w:spacing w:after="40" w:before="40" w:line="252.00000000000003" w:lineRule="auto"/>
              <w:jc w:val="center"/>
              <w:rPr/>
            </w:pPr>
            <w:r>
              <w:rPr>
                <w:rtl w:val="0"/>
              </w:rPr>
              <w:t xml:space="preserve">context</w:t>
            </w:r>
          </w:p>
        </w:tc>
        <w:tc>
          <w:tcPr>
            <w:vAlign w:val="center"/>
          </w:tcPr>
          <w:p w:rsidR="00000000" w:rsidDel="00000000" w:rsidP="00000000" w:rsidRDefault="00000000" w:rsidRPr="00000000" w14:paraId="00000565">
            <w:pPr>
              <w:keepNext w:val="1"/>
              <w:spacing w:after="40" w:before="40" w:line="252.00000000000003" w:lineRule="auto"/>
              <w:jc w:val="center"/>
              <w:rPr/>
            </w:pPr>
            <w:r>
              <w:rPr>
                <w:rtl w:val="0"/>
              </w:rPr>
              <w:t xml:space="preserve">json</w:t>
            </w:r>
          </w:p>
        </w:tc>
        <w:tc>
          <w:tcPr>
            <w:vAlign w:val="center"/>
          </w:tcPr>
          <w:p w:rsidR="00000000" w:rsidDel="00000000" w:rsidP="00000000" w:rsidRDefault="00000000" w:rsidRPr="00000000" w14:paraId="00000566">
            <w:pPr>
              <w:keepNext w:val="1"/>
              <w:spacing w:after="40" w:before="40" w:line="252.00000000000003" w:lineRule="auto"/>
              <w:jc w:val="center"/>
              <w:rPr/>
            </w:pPr>
            <w:r>
              <w:rPr>
                <w:rtl w:val="0"/>
              </w:rPr>
              <w:t xml:space="preserve">Ngữ cảnh được lưu cho phiên hội thoại.</w:t>
            </w:r>
          </w:p>
        </w:tc>
      </w:tr>
      <w:tr>
        <w:trPr>
          <w:cantSplit w:val="1"/>
          <w:tblHeader w:val="0"/>
        </w:trPr>
        <w:tc>
          <w:tcPr>
            <w:vAlign w:val="center"/>
          </w:tcPr>
          <w:p w:rsidR="00000000" w:rsidDel="00000000" w:rsidP="00000000" w:rsidRDefault="00000000" w:rsidRPr="00000000" w14:paraId="00000567">
            <w:pPr>
              <w:keepNext w:val="1"/>
              <w:spacing w:after="40" w:before="40" w:line="252.00000000000003" w:lineRule="auto"/>
              <w:jc w:val="center"/>
              <w:rPr/>
            </w:pPr>
            <w:r>
              <w:rPr>
                <w:rtl w:val="0"/>
              </w:rPr>
              <w:t xml:space="preserve">message_count</w:t>
            </w:r>
          </w:p>
        </w:tc>
        <w:tc>
          <w:tcPr>
            <w:vAlign w:val="center"/>
          </w:tcPr>
          <w:p w:rsidR="00000000" w:rsidDel="00000000" w:rsidP="00000000" w:rsidRDefault="00000000" w:rsidRPr="00000000" w14:paraId="00000568">
            <w:pPr>
              <w:keepNext w:val="1"/>
              <w:spacing w:after="40" w:before="40" w:line="252.00000000000003" w:lineRule="auto"/>
              <w:jc w:val="center"/>
              <w:rPr/>
            </w:pPr>
            <w:r>
              <w:rPr>
                <w:rtl w:val="0"/>
              </w:rPr>
              <w:t xml:space="preserve">int unsigned</w:t>
            </w:r>
          </w:p>
        </w:tc>
        <w:tc>
          <w:tcPr>
            <w:vAlign w:val="center"/>
          </w:tcPr>
          <w:p w:rsidR="00000000" w:rsidDel="00000000" w:rsidP="00000000" w:rsidRDefault="00000000" w:rsidRPr="00000000" w14:paraId="00000569">
            <w:pPr>
              <w:keepNext w:val="1"/>
              <w:spacing w:after="40" w:before="40" w:line="252.00000000000003" w:lineRule="auto"/>
              <w:jc w:val="both"/>
              <w:rPr/>
            </w:pPr>
            <w:r>
              <w:rPr>
                <w:rtl w:val="0"/>
              </w:rPr>
              <w:t xml:space="preserve">Số lượng tin nhắn được ghi nhận trong phiên.</w:t>
            </w:r>
          </w:p>
        </w:tc>
      </w:tr>
      <w:tr>
        <w:trPr>
          <w:cantSplit w:val="1"/>
          <w:tblHeader w:val="0"/>
        </w:trPr>
        <w:tc>
          <w:tcPr>
            <w:vAlign w:val="center"/>
          </w:tcPr>
          <w:p w:rsidR="00000000" w:rsidDel="00000000" w:rsidP="00000000" w:rsidRDefault="00000000" w:rsidRPr="00000000" w14:paraId="0000056A">
            <w:pPr>
              <w:keepNext w:val="1"/>
              <w:spacing w:after="40" w:before="40" w:line="252.00000000000003" w:lineRule="auto"/>
              <w:jc w:val="center"/>
              <w:rPr/>
            </w:pPr>
            <w:r>
              <w:rPr>
                <w:rtl w:val="0"/>
              </w:rPr>
              <w:t xml:space="preserve">created_at</w:t>
            </w:r>
          </w:p>
        </w:tc>
        <w:tc>
          <w:tcPr>
            <w:vAlign w:val="center"/>
          </w:tcPr>
          <w:p w:rsidR="00000000" w:rsidDel="00000000" w:rsidP="00000000" w:rsidRDefault="00000000" w:rsidRPr="00000000" w14:paraId="0000056B">
            <w:pPr>
              <w:keepNext w:val="1"/>
              <w:spacing w:after="40" w:before="40" w:line="252.00000000000003" w:lineRule="auto"/>
              <w:jc w:val="center"/>
              <w:rPr/>
            </w:pPr>
            <w:r>
              <w:rPr>
                <w:rtl w:val="0"/>
              </w:rPr>
              <w:t xml:space="preserve">timestamp</w:t>
            </w:r>
          </w:p>
        </w:tc>
        <w:tc>
          <w:tcPr>
            <w:vAlign w:val="center"/>
          </w:tcPr>
          <w:p w:rsidR="00000000" w:rsidDel="00000000" w:rsidP="00000000" w:rsidRDefault="00000000" w:rsidRPr="00000000" w14:paraId="0000056C">
            <w:pPr>
              <w:keepNext w:val="1"/>
              <w:spacing w:after="40" w:before="40" w:line="252.00000000000003" w:lineRule="auto"/>
              <w:jc w:val="center"/>
              <w:rPr/>
            </w:pPr>
            <w:r>
              <w:rPr>
                <w:rtl w:val="0"/>
              </w:rPr>
              <w:t xml:space="preserve">Thời điểm tạo bản ghi.</w:t>
            </w:r>
          </w:p>
        </w:tc>
      </w:tr>
      <w:tr>
        <w:trPr>
          <w:cantSplit w:val="1"/>
          <w:tblHeader w:val="0"/>
        </w:trPr>
        <w:tc>
          <w:tcPr>
            <w:vAlign w:val="center"/>
          </w:tcPr>
          <w:p w:rsidR="00000000" w:rsidDel="00000000" w:rsidP="00000000" w:rsidRDefault="00000000" w:rsidRPr="00000000" w14:paraId="0000056D">
            <w:pPr>
              <w:spacing w:after="40" w:before="40" w:line="252.00000000000003" w:lineRule="auto"/>
              <w:jc w:val="center"/>
              <w:rPr/>
            </w:pPr>
            <w:r>
              <w:rPr>
                <w:rtl w:val="0"/>
              </w:rPr>
              <w:t xml:space="preserve">updated_at</w:t>
            </w:r>
          </w:p>
        </w:tc>
        <w:tc>
          <w:tcPr>
            <w:vAlign w:val="center"/>
          </w:tcPr>
          <w:p w:rsidR="00000000" w:rsidDel="00000000" w:rsidP="00000000" w:rsidRDefault="00000000" w:rsidRPr="00000000" w14:paraId="0000056E">
            <w:pPr>
              <w:spacing w:after="40" w:before="40" w:line="252.00000000000003" w:lineRule="auto"/>
              <w:jc w:val="center"/>
              <w:rPr/>
            </w:pPr>
            <w:r>
              <w:rPr>
                <w:rtl w:val="0"/>
              </w:rPr>
              <w:t xml:space="preserve">timestamp</w:t>
            </w:r>
          </w:p>
        </w:tc>
        <w:tc>
          <w:tcPr>
            <w:vAlign w:val="center"/>
          </w:tcPr>
          <w:p w:rsidR="00000000" w:rsidDel="00000000" w:rsidP="00000000" w:rsidRDefault="00000000" w:rsidRPr="00000000" w14:paraId="0000056F">
            <w:pPr>
              <w:spacing w:after="40" w:before="40" w:line="252.00000000000003" w:lineRule="auto"/>
              <w:jc w:val="center"/>
              <w:rPr/>
            </w:pPr>
            <w:r>
              <w:rPr>
                <w:rtl w:val="0"/>
              </w:rPr>
              <w:t xml:space="preserve">Thời điểm cập nhật bản ghi gần nhất.</w:t>
            </w:r>
          </w:p>
        </w:tc>
      </w:tr>
    </w:tbl>
    <w:p w:rsidR="00000000" w:rsidDel="00000000" w:rsidP="00000000" w:rsidRDefault="00000000" w:rsidRPr="00000000" w14:paraId="00000570">
      <w:pPr>
        <w:keepNext w:val="1"/>
        <w:spacing w:before="120" w:lineRule="auto"/>
        <w:jc w:val="both"/>
        <w:rPr>
          <w:b w:val="1"/>
          <w:bCs w:val="1"/>
        </w:rPr>
      </w:pPr>
      <w:r>
        <w:rPr>
          <w:b w:val="1"/>
          <w:bCs w:val="1"/>
          <w:rtl w:val="0"/>
        </w:rPr>
        <w:t xml:space="preserve">- Bảng shifts</w:t>
      </w:r>
    </w:p>
    <w:bookmarkStart w:colFirst="0" w:colLast="0" w:name="l5ke99qptujc" w:id="70"/>
    <w:bookmarkEnd w:id="70"/>
    <w:p w:rsidR="00000000" w:rsidDel="00000000" w:rsidP="00000000" w:rsidRDefault="00000000" w:rsidRPr="00000000" w14:paraId="0000057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dữ liệu bảng shifts.</w:t>
      </w:r>
      <w:r>
        <w:rPr>
          <w:rtl w:val="0"/>
        </w:rPr>
      </w:r>
    </w:p>
    <w:tbl>
      <w:tblPr>
        <w:tblStyle w:val="Table33"/>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4"/>
        <w:gridCol w:w="1814"/>
        <w:gridCol w:w="4762"/>
        <w:tblGridChange w:id="0">
          <w:tblGrid>
            <w:gridCol w:w="2494"/>
            <w:gridCol w:w="1814"/>
            <w:gridCol w:w="4762"/>
          </w:tblGrid>
        </w:tblGridChange>
      </w:tblGrid>
      <w:tr>
        <w:trPr>
          <w:cantSplit w:val="1"/>
          <w:tblHeader w:val="1"/>
        </w:trPr>
        <w:tc>
          <w:tcPr>
            <w:shd w:fill="ededed" w:val="clear"/>
            <w:vAlign w:val="center"/>
          </w:tcPr>
          <w:p w:rsidR="00000000" w:rsidDel="00000000" w:rsidP="00000000" w:rsidRDefault="00000000" w:rsidRPr="00000000" w14:paraId="00000572">
            <w:pPr>
              <w:keepNext w:val="1"/>
              <w:spacing w:after="40" w:before="40" w:line="252.00000000000003" w:lineRule="auto"/>
              <w:jc w:val="center"/>
              <w:rPr/>
            </w:pPr>
            <w:r>
              <w:rPr>
                <w:b w:val="1"/>
                <w:bCs w:val="1"/>
                <w:rtl w:val="0"/>
              </w:rPr>
              <w:t xml:space="preserve">Tên thuộc tính</w:t>
            </w:r>
            <w:r>
              <w:rPr>
                <w:rtl w:val="0"/>
              </w:rPr>
            </w:r>
          </w:p>
        </w:tc>
        <w:tc>
          <w:tcPr>
            <w:shd w:fill="ededed" w:val="clear"/>
            <w:vAlign w:val="center"/>
          </w:tcPr>
          <w:p w:rsidR="00000000" w:rsidDel="00000000" w:rsidP="00000000" w:rsidRDefault="00000000" w:rsidRPr="00000000" w14:paraId="00000573">
            <w:pPr>
              <w:keepNext w:val="1"/>
              <w:spacing w:after="40" w:before="40" w:line="252.00000000000003" w:lineRule="auto"/>
              <w:jc w:val="center"/>
              <w:rPr/>
            </w:pPr>
            <w:r>
              <w:rPr>
                <w:b w:val="1"/>
                <w:bCs w:val="1"/>
                <w:rtl w:val="0"/>
              </w:rPr>
              <w:t xml:space="preserve">Kiểu dữ liệu</w:t>
            </w:r>
            <w:r>
              <w:rPr>
                <w:rtl w:val="0"/>
              </w:rPr>
            </w:r>
          </w:p>
        </w:tc>
        <w:tc>
          <w:tcPr>
            <w:shd w:fill="ededed" w:val="clear"/>
            <w:vAlign w:val="center"/>
          </w:tcPr>
          <w:p w:rsidR="00000000" w:rsidDel="00000000" w:rsidP="00000000" w:rsidRDefault="00000000" w:rsidRPr="00000000" w14:paraId="00000574">
            <w:pPr>
              <w:keepNext w:val="1"/>
              <w:spacing w:after="40" w:before="40" w:line="252.00000000000003" w:lineRule="auto"/>
              <w:jc w:val="center"/>
              <w:rPr/>
            </w:pPr>
            <w:r>
              <w:rPr>
                <w:b w:val="1"/>
                <w:bCs w:val="1"/>
                <w:rtl w:val="0"/>
              </w:rPr>
              <w:t xml:space="preserve">Mô tả</w:t>
            </w:r>
            <w:r>
              <w:rPr>
                <w:rtl w:val="0"/>
              </w:rPr>
            </w:r>
          </w:p>
        </w:tc>
      </w:tr>
      <w:tr>
        <w:trPr>
          <w:cantSplit w:val="1"/>
          <w:tblHeader w:val="0"/>
        </w:trPr>
        <w:tc>
          <w:tcPr>
            <w:vAlign w:val="center"/>
          </w:tcPr>
          <w:p w:rsidR="00000000" w:rsidDel="00000000" w:rsidP="00000000" w:rsidRDefault="00000000" w:rsidRPr="00000000" w14:paraId="00000575">
            <w:pPr>
              <w:keepNext w:val="1"/>
              <w:spacing w:after="40" w:before="40" w:line="252.00000000000003" w:lineRule="auto"/>
              <w:jc w:val="center"/>
              <w:rPr/>
            </w:pPr>
            <w:r>
              <w:rPr>
                <w:rtl w:val="0"/>
              </w:rPr>
              <w:t xml:space="preserve">id</w:t>
            </w:r>
          </w:p>
        </w:tc>
        <w:tc>
          <w:tcPr>
            <w:vAlign w:val="center"/>
          </w:tcPr>
          <w:p w:rsidR="00000000" w:rsidDel="00000000" w:rsidP="00000000" w:rsidRDefault="00000000" w:rsidRPr="00000000" w14:paraId="00000576">
            <w:pPr>
              <w:keepNext w:val="1"/>
              <w:spacing w:after="40" w:before="40" w:line="252.00000000000003" w:lineRule="auto"/>
              <w:jc w:val="center"/>
              <w:rPr/>
            </w:pPr>
            <w:r>
              <w:rPr>
                <w:rtl w:val="0"/>
              </w:rPr>
              <w:t xml:space="preserve">bigint unsigned</w:t>
            </w:r>
          </w:p>
        </w:tc>
        <w:tc>
          <w:tcPr>
            <w:vAlign w:val="center"/>
          </w:tcPr>
          <w:p w:rsidR="00000000" w:rsidDel="00000000" w:rsidP="00000000" w:rsidRDefault="00000000" w:rsidRPr="00000000" w14:paraId="00000577">
            <w:pPr>
              <w:keepNext w:val="1"/>
              <w:spacing w:after="40" w:before="40" w:line="252.00000000000003" w:lineRule="auto"/>
              <w:jc w:val="center"/>
              <w:rPr/>
            </w:pPr>
            <w:r>
              <w:rPr>
                <w:rtl w:val="0"/>
              </w:rPr>
              <w:t xml:space="preserve">Khóa chính, định danh ca làm việc.</w:t>
            </w:r>
          </w:p>
        </w:tc>
      </w:tr>
      <w:tr>
        <w:trPr>
          <w:cantSplit w:val="1"/>
          <w:tblHeader w:val="0"/>
        </w:trPr>
        <w:tc>
          <w:tcPr>
            <w:vAlign w:val="center"/>
          </w:tcPr>
          <w:p w:rsidR="00000000" w:rsidDel="00000000" w:rsidP="00000000" w:rsidRDefault="00000000" w:rsidRPr="00000000" w14:paraId="00000578">
            <w:pPr>
              <w:keepNext w:val="1"/>
              <w:spacing w:after="40" w:before="40" w:line="252.00000000000003" w:lineRule="auto"/>
              <w:jc w:val="center"/>
              <w:rPr/>
            </w:pPr>
            <w:r>
              <w:rPr>
                <w:rtl w:val="0"/>
              </w:rPr>
              <w:t xml:space="preserve">branch_id</w:t>
            </w:r>
          </w:p>
        </w:tc>
        <w:tc>
          <w:tcPr>
            <w:vAlign w:val="center"/>
          </w:tcPr>
          <w:p w:rsidR="00000000" w:rsidDel="00000000" w:rsidP="00000000" w:rsidRDefault="00000000" w:rsidRPr="00000000" w14:paraId="00000579">
            <w:pPr>
              <w:keepNext w:val="1"/>
              <w:spacing w:after="40" w:before="40" w:line="252.00000000000003" w:lineRule="auto"/>
              <w:jc w:val="center"/>
              <w:rPr/>
            </w:pPr>
            <w:r>
              <w:rPr>
                <w:rtl w:val="0"/>
              </w:rPr>
              <w:t xml:space="preserve">bigint unsigned</w:t>
            </w:r>
          </w:p>
        </w:tc>
        <w:tc>
          <w:tcPr>
            <w:vAlign w:val="center"/>
          </w:tcPr>
          <w:p w:rsidR="00000000" w:rsidDel="00000000" w:rsidP="00000000" w:rsidRDefault="00000000" w:rsidRPr="00000000" w14:paraId="0000057A">
            <w:pPr>
              <w:keepNext w:val="1"/>
              <w:spacing w:after="40" w:before="40" w:line="252.00000000000003" w:lineRule="auto"/>
              <w:jc w:val="both"/>
              <w:rPr/>
            </w:pPr>
            <w:r>
              <w:rPr>
                <w:rtl w:val="0"/>
              </w:rPr>
              <w:t xml:space="preserve">Khóa ngoại tham chiếu branches.id; chi nhánh áp dụng ca làm.</w:t>
            </w:r>
          </w:p>
        </w:tc>
      </w:tr>
      <w:tr>
        <w:trPr>
          <w:cantSplit w:val="1"/>
          <w:tblHeader w:val="0"/>
        </w:trPr>
        <w:tc>
          <w:tcPr>
            <w:vAlign w:val="center"/>
          </w:tcPr>
          <w:p w:rsidR="00000000" w:rsidDel="00000000" w:rsidP="00000000" w:rsidRDefault="00000000" w:rsidRPr="00000000" w14:paraId="0000057B">
            <w:pPr>
              <w:keepNext w:val="1"/>
              <w:spacing w:after="40" w:before="40" w:line="252.00000000000003" w:lineRule="auto"/>
              <w:jc w:val="center"/>
              <w:rPr/>
            </w:pPr>
            <w:r>
              <w:rPr>
                <w:rtl w:val="0"/>
              </w:rPr>
              <w:t xml:space="preserve">name</w:t>
            </w:r>
          </w:p>
        </w:tc>
        <w:tc>
          <w:tcPr>
            <w:vAlign w:val="center"/>
          </w:tcPr>
          <w:p w:rsidR="00000000" w:rsidDel="00000000" w:rsidP="00000000" w:rsidRDefault="00000000" w:rsidRPr="00000000" w14:paraId="0000057C">
            <w:pPr>
              <w:keepNext w:val="1"/>
              <w:spacing w:after="40" w:before="40" w:line="252.00000000000003" w:lineRule="auto"/>
              <w:jc w:val="center"/>
              <w:rPr/>
            </w:pPr>
            <w:r>
              <w:rPr>
                <w:rtl w:val="0"/>
              </w:rPr>
              <w:t xml:space="preserve">varchar(255)</w:t>
            </w:r>
          </w:p>
        </w:tc>
        <w:tc>
          <w:tcPr>
            <w:vAlign w:val="center"/>
          </w:tcPr>
          <w:p w:rsidR="00000000" w:rsidDel="00000000" w:rsidP="00000000" w:rsidRDefault="00000000" w:rsidRPr="00000000" w14:paraId="0000057D">
            <w:pPr>
              <w:keepNext w:val="1"/>
              <w:spacing w:after="40" w:before="40" w:line="252.00000000000003" w:lineRule="auto"/>
              <w:jc w:val="center"/>
              <w:rPr/>
            </w:pPr>
            <w:r>
              <w:rPr>
                <w:rtl w:val="0"/>
              </w:rPr>
              <w:t xml:space="preserve">Tên ca làm việc.</w:t>
            </w:r>
          </w:p>
        </w:tc>
      </w:tr>
      <w:tr>
        <w:trPr>
          <w:cantSplit w:val="1"/>
          <w:tblHeader w:val="0"/>
        </w:trPr>
        <w:tc>
          <w:tcPr>
            <w:vAlign w:val="center"/>
          </w:tcPr>
          <w:p w:rsidR="00000000" w:rsidDel="00000000" w:rsidP="00000000" w:rsidRDefault="00000000" w:rsidRPr="00000000" w14:paraId="0000057E">
            <w:pPr>
              <w:keepNext w:val="1"/>
              <w:spacing w:after="40" w:before="40" w:line="252.00000000000003" w:lineRule="auto"/>
              <w:jc w:val="center"/>
              <w:rPr/>
            </w:pPr>
            <w:r>
              <w:rPr>
                <w:rtl w:val="0"/>
              </w:rPr>
              <w:t xml:space="preserve">start_time</w:t>
            </w:r>
          </w:p>
        </w:tc>
        <w:tc>
          <w:tcPr>
            <w:vAlign w:val="center"/>
          </w:tcPr>
          <w:p w:rsidR="00000000" w:rsidDel="00000000" w:rsidP="00000000" w:rsidRDefault="00000000" w:rsidRPr="00000000" w14:paraId="0000057F">
            <w:pPr>
              <w:keepNext w:val="1"/>
              <w:spacing w:after="40" w:before="40" w:line="252.00000000000003" w:lineRule="auto"/>
              <w:jc w:val="center"/>
              <w:rPr/>
            </w:pPr>
            <w:r>
              <w:rPr>
                <w:rtl w:val="0"/>
              </w:rPr>
              <w:t xml:space="preserve">time</w:t>
            </w:r>
          </w:p>
        </w:tc>
        <w:tc>
          <w:tcPr>
            <w:vAlign w:val="center"/>
          </w:tcPr>
          <w:p w:rsidR="00000000" w:rsidDel="00000000" w:rsidP="00000000" w:rsidRDefault="00000000" w:rsidRPr="00000000" w14:paraId="00000580">
            <w:pPr>
              <w:keepNext w:val="1"/>
              <w:spacing w:after="40" w:before="40" w:line="252.00000000000003" w:lineRule="auto"/>
              <w:jc w:val="center"/>
              <w:rPr/>
            </w:pPr>
            <w:r>
              <w:rPr>
                <w:rtl w:val="0"/>
              </w:rPr>
              <w:t xml:space="preserve">Giờ bắt đầu ca.</w:t>
            </w:r>
          </w:p>
        </w:tc>
      </w:tr>
      <w:tr>
        <w:trPr>
          <w:cantSplit w:val="1"/>
          <w:tblHeader w:val="0"/>
        </w:trPr>
        <w:tc>
          <w:tcPr>
            <w:vAlign w:val="center"/>
          </w:tcPr>
          <w:p w:rsidR="00000000" w:rsidDel="00000000" w:rsidP="00000000" w:rsidRDefault="00000000" w:rsidRPr="00000000" w14:paraId="00000581">
            <w:pPr>
              <w:keepNext w:val="1"/>
              <w:spacing w:after="40" w:before="40" w:line="252.00000000000003" w:lineRule="auto"/>
              <w:jc w:val="center"/>
              <w:rPr/>
            </w:pPr>
            <w:r>
              <w:rPr>
                <w:rtl w:val="0"/>
              </w:rPr>
              <w:t xml:space="preserve">end_time</w:t>
            </w:r>
          </w:p>
        </w:tc>
        <w:tc>
          <w:tcPr>
            <w:vAlign w:val="center"/>
          </w:tcPr>
          <w:p w:rsidR="00000000" w:rsidDel="00000000" w:rsidP="00000000" w:rsidRDefault="00000000" w:rsidRPr="00000000" w14:paraId="00000582">
            <w:pPr>
              <w:keepNext w:val="1"/>
              <w:spacing w:after="40" w:before="40" w:line="252.00000000000003" w:lineRule="auto"/>
              <w:jc w:val="center"/>
              <w:rPr/>
            </w:pPr>
            <w:r>
              <w:rPr>
                <w:rtl w:val="0"/>
              </w:rPr>
              <w:t xml:space="preserve">time</w:t>
            </w:r>
          </w:p>
        </w:tc>
        <w:tc>
          <w:tcPr>
            <w:vAlign w:val="center"/>
          </w:tcPr>
          <w:p w:rsidR="00000000" w:rsidDel="00000000" w:rsidP="00000000" w:rsidRDefault="00000000" w:rsidRPr="00000000" w14:paraId="00000583">
            <w:pPr>
              <w:keepNext w:val="1"/>
              <w:spacing w:after="40" w:before="40" w:line="252.00000000000003" w:lineRule="auto"/>
              <w:jc w:val="center"/>
              <w:rPr/>
            </w:pPr>
            <w:r>
              <w:rPr>
                <w:rtl w:val="0"/>
              </w:rPr>
              <w:t xml:space="preserve">Giờ kết thúc ca.</w:t>
            </w:r>
          </w:p>
        </w:tc>
      </w:tr>
      <w:tr>
        <w:trPr>
          <w:cantSplit w:val="1"/>
          <w:tblHeader w:val="0"/>
        </w:trPr>
        <w:tc>
          <w:tcPr>
            <w:vAlign w:val="center"/>
          </w:tcPr>
          <w:p w:rsidR="00000000" w:rsidDel="00000000" w:rsidP="00000000" w:rsidRDefault="00000000" w:rsidRPr="00000000" w14:paraId="00000584">
            <w:pPr>
              <w:keepNext w:val="1"/>
              <w:spacing w:after="40" w:before="40" w:line="252.00000000000003" w:lineRule="auto"/>
              <w:jc w:val="center"/>
              <w:rPr/>
            </w:pPr>
            <w:r>
              <w:rPr>
                <w:rtl w:val="0"/>
              </w:rPr>
              <w:t xml:space="preserve">created_at</w:t>
            </w:r>
          </w:p>
        </w:tc>
        <w:tc>
          <w:tcPr>
            <w:vAlign w:val="center"/>
          </w:tcPr>
          <w:p w:rsidR="00000000" w:rsidDel="00000000" w:rsidP="00000000" w:rsidRDefault="00000000" w:rsidRPr="00000000" w14:paraId="00000585">
            <w:pPr>
              <w:keepNext w:val="1"/>
              <w:spacing w:after="40" w:before="40" w:line="252.00000000000003" w:lineRule="auto"/>
              <w:jc w:val="center"/>
              <w:rPr/>
            </w:pPr>
            <w:r>
              <w:rPr>
                <w:rtl w:val="0"/>
              </w:rPr>
              <w:t xml:space="preserve">timestamp</w:t>
            </w:r>
          </w:p>
        </w:tc>
        <w:tc>
          <w:tcPr>
            <w:vAlign w:val="center"/>
          </w:tcPr>
          <w:p w:rsidR="00000000" w:rsidDel="00000000" w:rsidP="00000000" w:rsidRDefault="00000000" w:rsidRPr="00000000" w14:paraId="00000586">
            <w:pPr>
              <w:keepNext w:val="1"/>
              <w:spacing w:after="40" w:before="40" w:line="252.00000000000003" w:lineRule="auto"/>
              <w:jc w:val="center"/>
              <w:rPr/>
            </w:pPr>
            <w:r>
              <w:rPr>
                <w:rtl w:val="0"/>
              </w:rPr>
              <w:t xml:space="preserve">Thời điểm tạo bản ghi.</w:t>
            </w:r>
          </w:p>
        </w:tc>
      </w:tr>
      <w:tr>
        <w:trPr>
          <w:cantSplit w:val="1"/>
          <w:tblHeader w:val="0"/>
        </w:trPr>
        <w:tc>
          <w:tcPr>
            <w:vAlign w:val="center"/>
          </w:tcPr>
          <w:p w:rsidR="00000000" w:rsidDel="00000000" w:rsidP="00000000" w:rsidRDefault="00000000" w:rsidRPr="00000000" w14:paraId="00000587">
            <w:pPr>
              <w:spacing w:after="40" w:before="40" w:line="252.00000000000003" w:lineRule="auto"/>
              <w:jc w:val="center"/>
              <w:rPr/>
            </w:pPr>
            <w:r>
              <w:rPr>
                <w:rtl w:val="0"/>
              </w:rPr>
              <w:t xml:space="preserve">updated_at</w:t>
            </w:r>
          </w:p>
        </w:tc>
        <w:tc>
          <w:tcPr>
            <w:vAlign w:val="center"/>
          </w:tcPr>
          <w:p w:rsidR="00000000" w:rsidDel="00000000" w:rsidP="00000000" w:rsidRDefault="00000000" w:rsidRPr="00000000" w14:paraId="00000588">
            <w:pPr>
              <w:spacing w:after="40" w:before="40" w:line="252.00000000000003" w:lineRule="auto"/>
              <w:jc w:val="center"/>
              <w:rPr/>
            </w:pPr>
            <w:r>
              <w:rPr>
                <w:rtl w:val="0"/>
              </w:rPr>
              <w:t xml:space="preserve">timestamp</w:t>
            </w:r>
          </w:p>
        </w:tc>
        <w:tc>
          <w:tcPr>
            <w:vAlign w:val="center"/>
          </w:tcPr>
          <w:p w:rsidR="00000000" w:rsidDel="00000000" w:rsidP="00000000" w:rsidRDefault="00000000" w:rsidRPr="00000000" w14:paraId="00000589">
            <w:pPr>
              <w:spacing w:after="40" w:before="40" w:line="252.00000000000003" w:lineRule="auto"/>
              <w:jc w:val="center"/>
              <w:rPr/>
            </w:pPr>
            <w:r>
              <w:rPr>
                <w:rtl w:val="0"/>
              </w:rPr>
              <w:t xml:space="preserve">Thời điểm cập nhật bản ghi gần nhất.</w:t>
            </w:r>
          </w:p>
        </w:tc>
      </w:tr>
    </w:tbl>
    <w:p w:rsidR="00000000" w:rsidDel="00000000" w:rsidP="00000000" w:rsidRDefault="00000000" w:rsidRPr="00000000" w14:paraId="0000058A">
      <w:pPr>
        <w:keepNext w:val="1"/>
        <w:spacing w:before="120" w:lineRule="auto"/>
        <w:jc w:val="both"/>
        <w:rPr>
          <w:b w:val="1"/>
          <w:bCs w:val="1"/>
        </w:rPr>
      </w:pPr>
      <w:r>
        <w:rPr>
          <w:b w:val="1"/>
          <w:bCs w:val="1"/>
          <w:rtl w:val="0"/>
        </w:rPr>
        <w:t xml:space="preserve">- Bảng attendances</w:t>
      </w:r>
    </w:p>
    <w:bookmarkStart w:colFirst="0" w:colLast="0" w:name="dzulxr39t7j1" w:id="71"/>
    <w:bookmarkEnd w:id="71"/>
    <w:p w:rsidR="00000000" w:rsidDel="00000000" w:rsidP="00000000" w:rsidRDefault="00000000" w:rsidRPr="00000000" w14:paraId="0000058B">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dữ liệu bảng attendances.</w:t>
      </w:r>
      <w:r>
        <w:rPr>
          <w:rtl w:val="0"/>
        </w:rPr>
      </w:r>
    </w:p>
    <w:tbl>
      <w:tblPr>
        <w:tblStyle w:val="Table34"/>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4"/>
        <w:gridCol w:w="1814"/>
        <w:gridCol w:w="4762"/>
        <w:tblGridChange w:id="0">
          <w:tblGrid>
            <w:gridCol w:w="2494"/>
            <w:gridCol w:w="1814"/>
            <w:gridCol w:w="4762"/>
          </w:tblGrid>
        </w:tblGridChange>
      </w:tblGrid>
      <w:tr>
        <w:trPr>
          <w:cantSplit w:val="1"/>
          <w:tblHeader w:val="1"/>
        </w:trPr>
        <w:tc>
          <w:tcPr>
            <w:shd w:fill="ededed" w:val="clear"/>
            <w:vAlign w:val="center"/>
          </w:tcPr>
          <w:p w:rsidR="00000000" w:rsidDel="00000000" w:rsidP="00000000" w:rsidRDefault="00000000" w:rsidRPr="00000000" w14:paraId="0000058C">
            <w:pPr>
              <w:keepNext w:val="1"/>
              <w:spacing w:after="40" w:before="40" w:line="252.00000000000003" w:lineRule="auto"/>
              <w:jc w:val="center"/>
              <w:rPr>
                <w:b w:val="1"/>
                <w:bCs w:val="1"/>
              </w:rPr>
            </w:pPr>
            <w:r>
              <w:rPr>
                <w:b w:val="1"/>
                <w:bCs w:val="1"/>
                <w:rtl w:val="0"/>
              </w:rPr>
              <w:t xml:space="preserve">Tên thuộc tính</w:t>
            </w:r>
          </w:p>
        </w:tc>
        <w:tc>
          <w:tcPr>
            <w:shd w:fill="ededed" w:val="clear"/>
            <w:vAlign w:val="center"/>
          </w:tcPr>
          <w:p w:rsidR="00000000" w:rsidDel="00000000" w:rsidP="00000000" w:rsidRDefault="00000000" w:rsidRPr="00000000" w14:paraId="0000058D">
            <w:pPr>
              <w:keepNext w:val="1"/>
              <w:spacing w:after="40" w:before="40" w:line="252.00000000000003" w:lineRule="auto"/>
              <w:jc w:val="center"/>
              <w:rPr>
                <w:b w:val="1"/>
                <w:bCs w:val="1"/>
              </w:rPr>
            </w:pPr>
            <w:r>
              <w:rPr>
                <w:b w:val="1"/>
                <w:bCs w:val="1"/>
                <w:rtl w:val="0"/>
              </w:rPr>
              <w:t xml:space="preserve">Kiểu dữ liệu</w:t>
            </w:r>
          </w:p>
        </w:tc>
        <w:tc>
          <w:tcPr>
            <w:shd w:fill="ededed" w:val="clear"/>
            <w:vAlign w:val="center"/>
          </w:tcPr>
          <w:p w:rsidR="00000000" w:rsidDel="00000000" w:rsidP="00000000" w:rsidRDefault="00000000" w:rsidRPr="00000000" w14:paraId="0000058E">
            <w:pPr>
              <w:keepNext w:val="1"/>
              <w:spacing w:after="40" w:before="40" w:line="252.00000000000003" w:lineRule="auto"/>
              <w:jc w:val="center"/>
              <w:rPr>
                <w:b w:val="1"/>
                <w:bCs w:val="1"/>
              </w:rPr>
            </w:pPr>
            <w:r>
              <w:rPr>
                <w:b w:val="1"/>
                <w:bCs w:val="1"/>
                <w:rtl w:val="0"/>
              </w:rPr>
              <w:t xml:space="preserve">Mô tả</w:t>
            </w:r>
          </w:p>
        </w:tc>
      </w:tr>
      <w:tr>
        <w:trPr>
          <w:cantSplit w:val="1"/>
          <w:tblHeader w:val="0"/>
        </w:trPr>
        <w:tc>
          <w:tcPr>
            <w:vAlign w:val="center"/>
          </w:tcPr>
          <w:p w:rsidR="00000000" w:rsidDel="00000000" w:rsidP="00000000" w:rsidRDefault="00000000" w:rsidRPr="00000000" w14:paraId="0000058F">
            <w:pPr>
              <w:keepNext w:val="1"/>
              <w:spacing w:after="40" w:before="40" w:line="252.00000000000003" w:lineRule="auto"/>
              <w:jc w:val="center"/>
              <w:rPr/>
            </w:pPr>
            <w:r>
              <w:rPr>
                <w:rtl w:val="0"/>
              </w:rPr>
              <w:t xml:space="preserve">id</w:t>
            </w:r>
          </w:p>
        </w:tc>
        <w:tc>
          <w:tcPr>
            <w:vAlign w:val="center"/>
          </w:tcPr>
          <w:p w:rsidR="00000000" w:rsidDel="00000000" w:rsidP="00000000" w:rsidRDefault="00000000" w:rsidRPr="00000000" w14:paraId="00000590">
            <w:pPr>
              <w:keepNext w:val="1"/>
              <w:spacing w:after="40" w:before="40" w:line="252.00000000000003" w:lineRule="auto"/>
              <w:jc w:val="center"/>
              <w:rPr/>
            </w:pPr>
            <w:r>
              <w:rPr>
                <w:rtl w:val="0"/>
              </w:rPr>
              <w:t xml:space="preserve">bigint unsigned</w:t>
            </w:r>
          </w:p>
        </w:tc>
        <w:tc>
          <w:tcPr>
            <w:vAlign w:val="center"/>
          </w:tcPr>
          <w:p w:rsidR="00000000" w:rsidDel="00000000" w:rsidP="00000000" w:rsidRDefault="00000000" w:rsidRPr="00000000" w14:paraId="00000591">
            <w:pPr>
              <w:keepNext w:val="1"/>
              <w:spacing w:after="40" w:before="40" w:line="252.00000000000003" w:lineRule="auto"/>
              <w:jc w:val="center"/>
              <w:rPr/>
            </w:pPr>
            <w:r>
              <w:rPr>
                <w:rtl w:val="0"/>
              </w:rPr>
              <w:t xml:space="preserve">Khóa chính, định danh bản ghi chấm công.</w:t>
            </w:r>
          </w:p>
        </w:tc>
      </w:tr>
      <w:tr>
        <w:trPr>
          <w:cantSplit w:val="1"/>
          <w:tblHeader w:val="0"/>
        </w:trPr>
        <w:tc>
          <w:tcPr>
            <w:vAlign w:val="center"/>
          </w:tcPr>
          <w:p w:rsidR="00000000" w:rsidDel="00000000" w:rsidP="00000000" w:rsidRDefault="00000000" w:rsidRPr="00000000" w14:paraId="00000592">
            <w:pPr>
              <w:keepNext w:val="1"/>
              <w:spacing w:after="40" w:before="40" w:line="252.00000000000003" w:lineRule="auto"/>
              <w:jc w:val="center"/>
              <w:rPr/>
            </w:pPr>
            <w:r>
              <w:rPr>
                <w:rtl w:val="0"/>
              </w:rPr>
              <w:t xml:space="preserve">user_id</w:t>
            </w:r>
          </w:p>
        </w:tc>
        <w:tc>
          <w:tcPr>
            <w:vAlign w:val="center"/>
          </w:tcPr>
          <w:p w:rsidR="00000000" w:rsidDel="00000000" w:rsidP="00000000" w:rsidRDefault="00000000" w:rsidRPr="00000000" w14:paraId="00000593">
            <w:pPr>
              <w:keepNext w:val="1"/>
              <w:spacing w:after="40" w:before="40" w:line="252.00000000000003" w:lineRule="auto"/>
              <w:jc w:val="center"/>
              <w:rPr/>
            </w:pPr>
            <w:r>
              <w:rPr>
                <w:rtl w:val="0"/>
              </w:rPr>
              <w:t xml:space="preserve">bigint unsigned</w:t>
            </w:r>
          </w:p>
        </w:tc>
        <w:tc>
          <w:tcPr>
            <w:vAlign w:val="center"/>
          </w:tcPr>
          <w:p w:rsidR="00000000" w:rsidDel="00000000" w:rsidP="00000000" w:rsidRDefault="00000000" w:rsidRPr="00000000" w14:paraId="00000594">
            <w:pPr>
              <w:keepNext w:val="1"/>
              <w:spacing w:after="40" w:before="40" w:line="252.00000000000003" w:lineRule="auto"/>
              <w:jc w:val="both"/>
              <w:rPr/>
            </w:pPr>
            <w:r>
              <w:rPr>
                <w:rtl w:val="0"/>
              </w:rPr>
              <w:t xml:space="preserve">Khóa ngoại tham chiếu users.id; nhân sự được chấm công.</w:t>
            </w:r>
          </w:p>
        </w:tc>
      </w:tr>
      <w:tr>
        <w:trPr>
          <w:cantSplit w:val="1"/>
          <w:tblHeader w:val="0"/>
        </w:trPr>
        <w:tc>
          <w:tcPr>
            <w:vAlign w:val="center"/>
          </w:tcPr>
          <w:p w:rsidR="00000000" w:rsidDel="00000000" w:rsidP="00000000" w:rsidRDefault="00000000" w:rsidRPr="00000000" w14:paraId="00000595">
            <w:pPr>
              <w:keepNext w:val="1"/>
              <w:spacing w:after="40" w:before="40" w:line="252.00000000000003" w:lineRule="auto"/>
              <w:jc w:val="center"/>
              <w:rPr/>
            </w:pPr>
            <w:r>
              <w:rPr>
                <w:rtl w:val="0"/>
              </w:rPr>
              <w:t xml:space="preserve">branch_id</w:t>
            </w:r>
          </w:p>
        </w:tc>
        <w:tc>
          <w:tcPr>
            <w:vAlign w:val="center"/>
          </w:tcPr>
          <w:p w:rsidR="00000000" w:rsidDel="00000000" w:rsidP="00000000" w:rsidRDefault="00000000" w:rsidRPr="00000000" w14:paraId="00000596">
            <w:pPr>
              <w:keepNext w:val="1"/>
              <w:spacing w:after="40" w:before="40" w:line="252.00000000000003" w:lineRule="auto"/>
              <w:jc w:val="center"/>
              <w:rPr/>
            </w:pPr>
            <w:r>
              <w:rPr>
                <w:rtl w:val="0"/>
              </w:rPr>
              <w:t xml:space="preserve">bigint unsigned</w:t>
            </w:r>
          </w:p>
        </w:tc>
        <w:tc>
          <w:tcPr>
            <w:vAlign w:val="center"/>
          </w:tcPr>
          <w:p w:rsidR="00000000" w:rsidDel="00000000" w:rsidP="00000000" w:rsidRDefault="00000000" w:rsidRPr="00000000" w14:paraId="00000597">
            <w:pPr>
              <w:keepNext w:val="1"/>
              <w:spacing w:after="40" w:before="40" w:line="252.00000000000003" w:lineRule="auto"/>
              <w:jc w:val="both"/>
              <w:rPr/>
            </w:pPr>
            <w:r>
              <w:rPr>
                <w:rtl w:val="0"/>
              </w:rPr>
              <w:t xml:space="preserve">Khóa ngoại tham chiếu branches.id; chi nhánh chấm công.</w:t>
            </w:r>
          </w:p>
        </w:tc>
      </w:tr>
      <w:tr>
        <w:trPr>
          <w:cantSplit w:val="1"/>
          <w:tblHeader w:val="0"/>
        </w:trPr>
        <w:tc>
          <w:tcPr>
            <w:vAlign w:val="center"/>
          </w:tcPr>
          <w:p w:rsidR="00000000" w:rsidDel="00000000" w:rsidP="00000000" w:rsidRDefault="00000000" w:rsidRPr="00000000" w14:paraId="00000598">
            <w:pPr>
              <w:keepNext w:val="1"/>
              <w:spacing w:after="40" w:before="40" w:line="252.00000000000003" w:lineRule="auto"/>
              <w:jc w:val="center"/>
              <w:rPr/>
            </w:pPr>
            <w:r>
              <w:rPr>
                <w:rtl w:val="0"/>
              </w:rPr>
              <w:t xml:space="preserve">shift_id</w:t>
            </w:r>
          </w:p>
        </w:tc>
        <w:tc>
          <w:tcPr>
            <w:vAlign w:val="center"/>
          </w:tcPr>
          <w:p w:rsidR="00000000" w:rsidDel="00000000" w:rsidP="00000000" w:rsidRDefault="00000000" w:rsidRPr="00000000" w14:paraId="00000599">
            <w:pPr>
              <w:keepNext w:val="1"/>
              <w:spacing w:after="40" w:before="40" w:line="252.00000000000003" w:lineRule="auto"/>
              <w:jc w:val="center"/>
              <w:rPr/>
            </w:pPr>
            <w:r>
              <w:rPr>
                <w:rtl w:val="0"/>
              </w:rPr>
              <w:t xml:space="preserve">bigint unsigned</w:t>
            </w:r>
          </w:p>
        </w:tc>
        <w:tc>
          <w:tcPr>
            <w:vAlign w:val="center"/>
          </w:tcPr>
          <w:p w:rsidR="00000000" w:rsidDel="00000000" w:rsidP="00000000" w:rsidRDefault="00000000" w:rsidRPr="00000000" w14:paraId="0000059A">
            <w:pPr>
              <w:keepNext w:val="1"/>
              <w:spacing w:after="40" w:before="40" w:line="252.00000000000003" w:lineRule="auto"/>
              <w:jc w:val="both"/>
              <w:rPr/>
            </w:pPr>
            <w:r>
              <w:rPr>
                <w:rtl w:val="0"/>
              </w:rPr>
              <w:t xml:space="preserve">Khóa ngoại tham chiếu shifts.id; ca làm việc tương ứng.</w:t>
            </w:r>
          </w:p>
        </w:tc>
      </w:tr>
      <w:tr>
        <w:trPr>
          <w:cantSplit w:val="1"/>
          <w:tblHeader w:val="0"/>
        </w:trPr>
        <w:tc>
          <w:tcPr>
            <w:vAlign w:val="center"/>
          </w:tcPr>
          <w:p w:rsidR="00000000" w:rsidDel="00000000" w:rsidP="00000000" w:rsidRDefault="00000000" w:rsidRPr="00000000" w14:paraId="0000059B">
            <w:pPr>
              <w:keepNext w:val="1"/>
              <w:spacing w:after="40" w:before="40" w:line="252.00000000000003" w:lineRule="auto"/>
              <w:jc w:val="center"/>
              <w:rPr/>
            </w:pPr>
            <w:r>
              <w:rPr>
                <w:rtl w:val="0"/>
              </w:rPr>
              <w:t xml:space="preserve">check_in</w:t>
            </w:r>
          </w:p>
        </w:tc>
        <w:tc>
          <w:tcPr>
            <w:vAlign w:val="center"/>
          </w:tcPr>
          <w:p w:rsidR="00000000" w:rsidDel="00000000" w:rsidP="00000000" w:rsidRDefault="00000000" w:rsidRPr="00000000" w14:paraId="0000059C">
            <w:pPr>
              <w:keepNext w:val="1"/>
              <w:spacing w:after="40" w:before="40" w:line="252.00000000000003" w:lineRule="auto"/>
              <w:jc w:val="center"/>
              <w:rPr/>
            </w:pPr>
            <w:r>
              <w:rPr>
                <w:rtl w:val="0"/>
              </w:rPr>
              <w:t xml:space="preserve">timestamp</w:t>
            </w:r>
          </w:p>
        </w:tc>
        <w:tc>
          <w:tcPr>
            <w:vAlign w:val="center"/>
          </w:tcPr>
          <w:p w:rsidR="00000000" w:rsidDel="00000000" w:rsidP="00000000" w:rsidRDefault="00000000" w:rsidRPr="00000000" w14:paraId="0000059D">
            <w:pPr>
              <w:keepNext w:val="1"/>
              <w:spacing w:after="40" w:before="40" w:line="252.00000000000003" w:lineRule="auto"/>
              <w:jc w:val="center"/>
              <w:rPr/>
            </w:pPr>
            <w:r>
              <w:rPr>
                <w:rtl w:val="0"/>
              </w:rPr>
              <w:t xml:space="preserve">Thời điểm chấm vào ca.</w:t>
            </w:r>
          </w:p>
        </w:tc>
      </w:tr>
      <w:tr>
        <w:trPr>
          <w:cantSplit w:val="1"/>
          <w:tblHeader w:val="0"/>
        </w:trPr>
        <w:tc>
          <w:tcPr>
            <w:vAlign w:val="center"/>
          </w:tcPr>
          <w:p w:rsidR="00000000" w:rsidDel="00000000" w:rsidP="00000000" w:rsidRDefault="00000000" w:rsidRPr="00000000" w14:paraId="0000059E">
            <w:pPr>
              <w:keepNext w:val="1"/>
              <w:spacing w:after="40" w:before="40" w:line="252.00000000000003" w:lineRule="auto"/>
              <w:jc w:val="center"/>
              <w:rPr/>
            </w:pPr>
            <w:r>
              <w:rPr>
                <w:rtl w:val="0"/>
              </w:rPr>
              <w:t xml:space="preserve">check_out</w:t>
            </w:r>
          </w:p>
        </w:tc>
        <w:tc>
          <w:tcPr>
            <w:vAlign w:val="center"/>
          </w:tcPr>
          <w:p w:rsidR="00000000" w:rsidDel="00000000" w:rsidP="00000000" w:rsidRDefault="00000000" w:rsidRPr="00000000" w14:paraId="0000059F">
            <w:pPr>
              <w:keepNext w:val="1"/>
              <w:spacing w:after="40" w:before="40" w:line="252.00000000000003" w:lineRule="auto"/>
              <w:jc w:val="center"/>
              <w:rPr/>
            </w:pPr>
            <w:r>
              <w:rPr>
                <w:rtl w:val="0"/>
              </w:rPr>
              <w:t xml:space="preserve">timestamp</w:t>
            </w:r>
          </w:p>
        </w:tc>
        <w:tc>
          <w:tcPr>
            <w:vAlign w:val="center"/>
          </w:tcPr>
          <w:p w:rsidR="00000000" w:rsidDel="00000000" w:rsidP="00000000" w:rsidRDefault="00000000" w:rsidRPr="00000000" w14:paraId="000005A0">
            <w:pPr>
              <w:keepNext w:val="1"/>
              <w:spacing w:after="40" w:before="40" w:line="252.00000000000003" w:lineRule="auto"/>
              <w:jc w:val="center"/>
              <w:rPr/>
            </w:pPr>
            <w:r>
              <w:rPr>
                <w:rtl w:val="0"/>
              </w:rPr>
              <w:t xml:space="preserve">Thời điểm chấm ra ca.</w:t>
            </w:r>
          </w:p>
        </w:tc>
      </w:tr>
      <w:tr>
        <w:trPr>
          <w:cantSplit w:val="1"/>
          <w:tblHeader w:val="0"/>
        </w:trPr>
        <w:tc>
          <w:tcPr>
            <w:vAlign w:val="center"/>
          </w:tcPr>
          <w:p w:rsidR="00000000" w:rsidDel="00000000" w:rsidP="00000000" w:rsidRDefault="00000000" w:rsidRPr="00000000" w14:paraId="000005A1">
            <w:pPr>
              <w:keepNext w:val="1"/>
              <w:spacing w:after="40" w:before="40" w:line="252.00000000000003" w:lineRule="auto"/>
              <w:jc w:val="center"/>
              <w:rPr/>
            </w:pPr>
            <w:r>
              <w:rPr>
                <w:rtl w:val="0"/>
              </w:rPr>
              <w:t xml:space="preserve">method</w:t>
            </w:r>
          </w:p>
        </w:tc>
        <w:tc>
          <w:tcPr>
            <w:vAlign w:val="center"/>
          </w:tcPr>
          <w:p w:rsidR="00000000" w:rsidDel="00000000" w:rsidP="00000000" w:rsidRDefault="00000000" w:rsidRPr="00000000" w14:paraId="000005A2">
            <w:pPr>
              <w:keepNext w:val="1"/>
              <w:spacing w:after="40" w:before="40" w:line="252.00000000000003" w:lineRule="auto"/>
              <w:jc w:val="center"/>
              <w:rPr/>
            </w:pPr>
            <w:r>
              <w:rPr>
                <w:rtl w:val="0"/>
              </w:rPr>
              <w:t xml:space="preserve">enum('face', 'manual')</w:t>
            </w:r>
          </w:p>
        </w:tc>
        <w:tc>
          <w:tcPr>
            <w:vAlign w:val="center"/>
          </w:tcPr>
          <w:p w:rsidR="00000000" w:rsidDel="00000000" w:rsidP="00000000" w:rsidRDefault="00000000" w:rsidRPr="00000000" w14:paraId="000005A3">
            <w:pPr>
              <w:keepNext w:val="1"/>
              <w:spacing w:after="40" w:before="40" w:line="252.00000000000003" w:lineRule="auto"/>
              <w:jc w:val="both"/>
              <w:rPr/>
            </w:pPr>
            <w:r>
              <w:rPr>
                <w:rtl w:val="0"/>
              </w:rPr>
              <w:t xml:space="preserve">Phương thức chấm công: nhận diện khuôn mặt hoặc thủ công.</w:t>
            </w:r>
          </w:p>
        </w:tc>
      </w:tr>
      <w:tr>
        <w:trPr>
          <w:cantSplit w:val="1"/>
          <w:tblHeader w:val="0"/>
        </w:trPr>
        <w:tc>
          <w:tcPr>
            <w:vAlign w:val="center"/>
          </w:tcPr>
          <w:p w:rsidR="00000000" w:rsidDel="00000000" w:rsidP="00000000" w:rsidRDefault="00000000" w:rsidRPr="00000000" w14:paraId="000005A4">
            <w:pPr>
              <w:keepNext w:val="1"/>
              <w:spacing w:after="40" w:before="40" w:line="252.00000000000003" w:lineRule="auto"/>
              <w:jc w:val="center"/>
              <w:rPr/>
            </w:pPr>
            <w:r>
              <w:rPr>
                <w:rtl w:val="0"/>
              </w:rPr>
              <w:t xml:space="preserve">face_confidence</w:t>
            </w:r>
          </w:p>
        </w:tc>
        <w:tc>
          <w:tcPr>
            <w:vAlign w:val="center"/>
          </w:tcPr>
          <w:p w:rsidR="00000000" w:rsidDel="00000000" w:rsidP="00000000" w:rsidRDefault="00000000" w:rsidRPr="00000000" w14:paraId="000005A5">
            <w:pPr>
              <w:keepNext w:val="1"/>
              <w:spacing w:after="40" w:before="40" w:line="252.00000000000003" w:lineRule="auto"/>
              <w:jc w:val="center"/>
              <w:rPr/>
            </w:pPr>
            <w:r>
              <w:rPr>
                <w:rtl w:val="0"/>
              </w:rPr>
              <w:t xml:space="preserve">decimal(5,2)</w:t>
            </w:r>
          </w:p>
        </w:tc>
        <w:tc>
          <w:tcPr>
            <w:vAlign w:val="center"/>
          </w:tcPr>
          <w:p w:rsidR="00000000" w:rsidDel="00000000" w:rsidP="00000000" w:rsidRDefault="00000000" w:rsidRPr="00000000" w14:paraId="000005A6">
            <w:pPr>
              <w:keepNext w:val="1"/>
              <w:spacing w:after="40" w:before="40" w:line="252.00000000000003" w:lineRule="auto"/>
              <w:jc w:val="both"/>
              <w:rPr/>
            </w:pPr>
            <w:r>
              <w:rPr>
                <w:rtl w:val="0"/>
              </w:rPr>
              <w:t xml:space="preserve">Giá trị độ tin cậy nhận diện khuôn mặt được lưu khi chấm công.</w:t>
            </w:r>
          </w:p>
        </w:tc>
      </w:tr>
      <w:tr>
        <w:trPr>
          <w:cantSplit w:val="1"/>
          <w:tblHeader w:val="0"/>
          <w:ins w:id="9085" w:author="Claude" w:date="2026-10-24T12:00:00Z"/>
        </w:trPr>
        <w:tc>
          <w:tcPr>
            <w:vAlign w:val="center"/>
          </w:tcPr>
          <w:p w:rsidR="00000000" w:rsidDel="00000000" w:rsidP="00000000" w:rsidRDefault="00000000" w:rsidRPr="00000000" w14:paraId="000005A4">
            <w:pPr>
              <w:keepNext w:val="1"/>
              <w:spacing w:after="40" w:before="40" w:line="252.00000000000003" w:lineRule="auto"/>
              <w:jc w:val="center"/>
              <w:rPr>
                <w:ins w:id="9086" w:author="Claude" w:date="2026-10-24T12:00:00Z"/>
              </w:rPr>
            </w:pPr>
            <w:ins w:id="9087" w:author="Claude" w:date="2026-10-24T12:00:00Z">
              <w:r>
                <w:rPr>
                  <w:rtl w:val="0"/>
                </w:rPr>
                <w:t xml:space="preserve">photo_path</w:t>
              </w:r>
            </w:ins>
          </w:p>
        </w:tc>
        <w:tc>
          <w:tcPr>
            <w:vAlign w:val="center"/>
          </w:tcPr>
          <w:p w:rsidR="00000000" w:rsidDel="00000000" w:rsidP="00000000" w:rsidRDefault="00000000" w:rsidRPr="00000000" w14:paraId="000005A5">
            <w:pPr>
              <w:keepNext w:val="1"/>
              <w:spacing w:after="40" w:before="40" w:line="252.00000000000003" w:lineRule="auto"/>
              <w:jc w:val="center"/>
              <w:rPr>
                <w:ins w:id="9088" w:author="Claude" w:date="2026-10-24T12:00:00Z"/>
              </w:rPr>
            </w:pPr>
            <w:ins w:id="9089" w:author="Claude" w:date="2026-10-24T12:00:00Z">
              <w:r>
                <w:rPr>
                  <w:rtl w:val="0"/>
                </w:rPr>
                <w:t xml:space="preserve">varchar(255)</w:t>
              </w:r>
            </w:ins>
          </w:p>
        </w:tc>
        <w:tc>
          <w:tcPr>
            <w:vAlign w:val="center"/>
          </w:tcPr>
          <w:p w:rsidR="00000000" w:rsidDel="00000000" w:rsidP="00000000" w:rsidRDefault="00000000" w:rsidRPr="00000000" w14:paraId="000005A6">
            <w:pPr>
              <w:keepNext w:val="1"/>
              <w:spacing w:after="40" w:before="40" w:line="252.00000000000003" w:lineRule="auto"/>
              <w:jc w:val="both"/>
              <w:rPr>
                <w:ins w:id="9090" w:author="Claude" w:date="2026-10-24T12:00:00Z"/>
              </w:rPr>
            </w:pPr>
            <w:ins w:id="9091" w:author="Claude" w:date="2026-10-24T12:00:00Z">
              <w:r>
                <w:rPr>
                  <w:rtl w:val="0"/>
                </w:rPr>
                <w:t xml:space="preserve">Đường dẫn ảnh minh chứng lúc chấm công, tự xoá sau 30 ngày.</w:t>
              </w:r>
            </w:ins>
          </w:p>
        </w:tc>
      </w:tr>
      <w:tr>
        <w:trPr>
          <w:cantSplit w:val="1"/>
          <w:tblHeader w:val="0"/>
          <w:ins w:id="9078" w:author="Claude" w:date="2026-10-24T12:00:00Z"/>
        </w:trPr>
        <w:tc>
          <w:tcPr>
            <w:vAlign w:val="center"/>
          </w:tcPr>
          <w:p w:rsidR="00000000" w:rsidDel="00000000" w:rsidP="00000000" w:rsidRDefault="00000000" w:rsidRPr="00000000" w14:paraId="000005A4">
            <w:pPr>
              <w:keepNext w:val="1"/>
              <w:spacing w:after="40" w:before="40" w:line="252.00000000000003" w:lineRule="auto"/>
              <w:jc w:val="center"/>
              <w:rPr>
                <w:ins w:id="9079" w:author="Claude" w:date="2026-10-24T12:00:00Z"/>
              </w:rPr>
            </w:pPr>
            <w:ins w:id="9080" w:author="Claude" w:date="2026-10-24T12:00:00Z">
              <w:r>
                <w:rPr>
                  <w:rtl w:val="0"/>
                </w:rPr>
                <w:t xml:space="preserve">late_reason</w:t>
              </w:r>
            </w:ins>
          </w:p>
        </w:tc>
        <w:tc>
          <w:tcPr>
            <w:vAlign w:val="center"/>
          </w:tcPr>
          <w:p w:rsidR="00000000" w:rsidDel="00000000" w:rsidP="00000000" w:rsidRDefault="00000000" w:rsidRPr="00000000" w14:paraId="000005A5">
            <w:pPr>
              <w:keepNext w:val="1"/>
              <w:spacing w:after="40" w:before="40" w:line="252.00000000000003" w:lineRule="auto"/>
              <w:jc w:val="center"/>
              <w:rPr>
                <w:ins w:id="9081" w:author="Claude" w:date="2026-10-24T12:00:00Z"/>
              </w:rPr>
            </w:pPr>
            <w:ins w:id="9082" w:author="Claude" w:date="2026-10-24T12:00:00Z">
              <w:r>
                <w:rPr>
                  <w:rtl w:val="0"/>
                </w:rPr>
                <w:t xml:space="preserve">varchar(255)</w:t>
              </w:r>
            </w:ins>
          </w:p>
        </w:tc>
        <w:tc>
          <w:tcPr>
            <w:vAlign w:val="center"/>
          </w:tcPr>
          <w:p w:rsidR="00000000" w:rsidDel="00000000" w:rsidP="00000000" w:rsidRDefault="00000000" w:rsidRPr="00000000" w14:paraId="000005A6">
            <w:pPr>
              <w:keepNext w:val="1"/>
              <w:spacing w:after="40" w:before="40" w:line="252.00000000000003" w:lineRule="auto"/>
              <w:jc w:val="both"/>
              <w:rPr>
                <w:ins w:id="9083" w:author="Claude" w:date="2026-10-24T12:00:00Z"/>
              </w:rPr>
            </w:pPr>
            <w:ins w:id="9084" w:author="Claude" w:date="2026-10-24T12:00:00Z">
              <w:r>
                <w:rPr>
                  <w:rtl w:val="0"/>
                </w:rPr>
                <w:t xml:space="preserve">Lý do đi trễ do nhân sự nhập khi trễ quá 5 phút.</w:t>
              </w:r>
            </w:ins>
          </w:p>
        </w:tc>
      </w:tr>
      <w:tr>
        <w:trPr>
          <w:cantSplit w:val="1"/>
          <w:tblHeader w:val="0"/>
          <w:ins w:id="9071" w:author="Claude" w:date="2026-10-24T12:00:00Z"/>
        </w:trPr>
        <w:tc>
          <w:tcPr>
            <w:vAlign w:val="center"/>
          </w:tcPr>
          <w:p w:rsidR="00000000" w:rsidDel="00000000" w:rsidP="00000000" w:rsidRDefault="00000000" w:rsidRPr="00000000" w14:paraId="000005A4">
            <w:pPr>
              <w:keepNext w:val="1"/>
              <w:spacing w:after="40" w:before="40" w:line="252.00000000000003" w:lineRule="auto"/>
              <w:jc w:val="center"/>
              <w:rPr>
                <w:ins w:id="9072" w:author="Claude" w:date="2026-10-24T12:00:00Z"/>
              </w:rPr>
            </w:pPr>
            <w:ins w:id="9073" w:author="Claude" w:date="2026-10-24T12:00:00Z">
              <w:r>
                <w:rPr>
                  <w:rtl w:val="0"/>
                </w:rPr>
                <w:t xml:space="preserve">early_reason</w:t>
              </w:r>
            </w:ins>
          </w:p>
        </w:tc>
        <w:tc>
          <w:tcPr>
            <w:vAlign w:val="center"/>
          </w:tcPr>
          <w:p w:rsidR="00000000" w:rsidDel="00000000" w:rsidP="00000000" w:rsidRDefault="00000000" w:rsidRPr="00000000" w14:paraId="000005A5">
            <w:pPr>
              <w:keepNext w:val="1"/>
              <w:spacing w:after="40" w:before="40" w:line="252.00000000000003" w:lineRule="auto"/>
              <w:jc w:val="center"/>
              <w:rPr>
                <w:ins w:id="9074" w:author="Claude" w:date="2026-10-24T12:00:00Z"/>
              </w:rPr>
            </w:pPr>
            <w:ins w:id="9075" w:author="Claude" w:date="2026-10-24T12:00:00Z">
              <w:r>
                <w:rPr>
                  <w:rtl w:val="0"/>
                </w:rPr>
                <w:t xml:space="preserve">varchar(255)</w:t>
              </w:r>
            </w:ins>
          </w:p>
        </w:tc>
        <w:tc>
          <w:tcPr>
            <w:vAlign w:val="center"/>
          </w:tcPr>
          <w:p w:rsidR="00000000" w:rsidDel="00000000" w:rsidP="00000000" w:rsidRDefault="00000000" w:rsidRPr="00000000" w14:paraId="000005A6">
            <w:pPr>
              <w:keepNext w:val="1"/>
              <w:spacing w:after="40" w:before="40" w:line="252.00000000000003" w:lineRule="auto"/>
              <w:jc w:val="both"/>
              <w:rPr>
                <w:ins w:id="9076" w:author="Claude" w:date="2026-10-24T12:00:00Z"/>
              </w:rPr>
            </w:pPr>
            <w:ins w:id="9077" w:author="Claude" w:date="2026-10-24T12:00:00Z">
              <w:r>
                <w:rPr>
                  <w:rtl w:val="0"/>
                </w:rPr>
                <w:t xml:space="preserve">Lý do ra ca sớm do nhân sự nhập khi sớm hơn 10 phút.</w:t>
              </w:r>
            </w:ins>
          </w:p>
        </w:tc>
      </w:tr>
      <w:tr>
        <w:trPr>
          <w:cantSplit w:val="1"/>
          <w:tblHeader w:val="0"/>
        </w:trPr>
        <w:tc>
          <w:tcPr>
            <w:vAlign w:val="center"/>
          </w:tcPr>
          <w:p w:rsidR="00000000" w:rsidDel="00000000" w:rsidP="00000000" w:rsidRDefault="00000000" w:rsidRPr="00000000" w14:paraId="000005A7">
            <w:pPr>
              <w:keepNext w:val="1"/>
              <w:spacing w:after="40" w:before="40" w:line="252.00000000000003" w:lineRule="auto"/>
              <w:jc w:val="center"/>
              <w:rPr/>
            </w:pPr>
            <w:r>
              <w:rPr>
                <w:rtl w:val="0"/>
              </w:rPr>
              <w:t xml:space="preserve">note</w:t>
            </w:r>
          </w:p>
        </w:tc>
        <w:tc>
          <w:tcPr>
            <w:vAlign w:val="center"/>
          </w:tcPr>
          <w:p w:rsidR="00000000" w:rsidDel="00000000" w:rsidP="00000000" w:rsidRDefault="00000000" w:rsidRPr="00000000" w14:paraId="000005A8">
            <w:pPr>
              <w:keepNext w:val="1"/>
              <w:spacing w:after="40" w:before="40" w:line="252.00000000000003" w:lineRule="auto"/>
              <w:jc w:val="center"/>
              <w:rPr/>
            </w:pPr>
            <w:r>
              <w:rPr>
                <w:rtl w:val="0"/>
              </w:rPr>
              <w:t xml:space="preserve">text</w:t>
            </w:r>
          </w:p>
        </w:tc>
        <w:tc>
          <w:tcPr>
            <w:vAlign w:val="center"/>
          </w:tcPr>
          <w:p w:rsidR="00000000" w:rsidDel="00000000" w:rsidP="00000000" w:rsidRDefault="00000000" w:rsidRPr="00000000" w14:paraId="000005A9">
            <w:pPr>
              <w:keepNext w:val="1"/>
              <w:spacing w:after="40" w:before="40" w:line="252.00000000000003" w:lineRule="auto"/>
              <w:jc w:val="center"/>
              <w:rPr/>
            </w:pPr>
            <w:r>
              <w:rPr>
                <w:rtl w:val="0"/>
              </w:rPr>
              <w:t xml:space="preserve">Ghi chú của bản ghi chấm công.</w:t>
            </w:r>
          </w:p>
        </w:tc>
      </w:tr>
      <w:tr>
        <w:trPr>
          <w:cantSplit w:val="1"/>
          <w:tblHeader w:val="0"/>
        </w:trPr>
        <w:tc>
          <w:tcPr>
            <w:vAlign w:val="center"/>
          </w:tcPr>
          <w:p w:rsidR="00000000" w:rsidDel="00000000" w:rsidP="00000000" w:rsidRDefault="00000000" w:rsidRPr="00000000" w14:paraId="000005AA">
            <w:pPr>
              <w:keepNext w:val="1"/>
              <w:spacing w:after="40" w:before="40" w:line="252.00000000000003" w:lineRule="auto"/>
              <w:jc w:val="center"/>
              <w:rPr/>
            </w:pPr>
            <w:r>
              <w:rPr>
                <w:rtl w:val="0"/>
              </w:rPr>
              <w:t xml:space="preserve">created_at</w:t>
            </w:r>
          </w:p>
        </w:tc>
        <w:tc>
          <w:tcPr>
            <w:vAlign w:val="center"/>
          </w:tcPr>
          <w:p w:rsidR="00000000" w:rsidDel="00000000" w:rsidP="00000000" w:rsidRDefault="00000000" w:rsidRPr="00000000" w14:paraId="000005AB">
            <w:pPr>
              <w:keepNext w:val="1"/>
              <w:spacing w:after="40" w:before="40" w:line="252.00000000000003" w:lineRule="auto"/>
              <w:jc w:val="center"/>
              <w:rPr/>
            </w:pPr>
            <w:r>
              <w:rPr>
                <w:rtl w:val="0"/>
              </w:rPr>
              <w:t xml:space="preserve">timestamp</w:t>
            </w:r>
          </w:p>
        </w:tc>
        <w:tc>
          <w:tcPr>
            <w:vAlign w:val="center"/>
          </w:tcPr>
          <w:p w:rsidR="00000000" w:rsidDel="00000000" w:rsidP="00000000" w:rsidRDefault="00000000" w:rsidRPr="00000000" w14:paraId="000005AC">
            <w:pPr>
              <w:keepNext w:val="1"/>
              <w:spacing w:after="40" w:before="40" w:line="252.00000000000003" w:lineRule="auto"/>
              <w:jc w:val="center"/>
              <w:rPr/>
            </w:pPr>
            <w:r>
              <w:rPr>
                <w:rtl w:val="0"/>
              </w:rPr>
              <w:t xml:space="preserve">Thời điểm tạo bản ghi.</w:t>
            </w:r>
          </w:p>
        </w:tc>
      </w:tr>
      <w:tr>
        <w:trPr>
          <w:cantSplit w:val="1"/>
          <w:tblHeader w:val="0"/>
        </w:trPr>
        <w:tc>
          <w:tcPr>
            <w:vAlign w:val="center"/>
          </w:tcPr>
          <w:p w:rsidR="00000000" w:rsidDel="00000000" w:rsidP="00000000" w:rsidRDefault="00000000" w:rsidRPr="00000000" w14:paraId="000005AD">
            <w:pPr>
              <w:spacing w:after="40" w:before="40" w:line="252.00000000000003" w:lineRule="auto"/>
              <w:jc w:val="center"/>
              <w:rPr/>
            </w:pPr>
            <w:r>
              <w:rPr>
                <w:rtl w:val="0"/>
              </w:rPr>
              <w:t xml:space="preserve">updated_at</w:t>
            </w:r>
          </w:p>
        </w:tc>
        <w:tc>
          <w:tcPr>
            <w:vAlign w:val="center"/>
          </w:tcPr>
          <w:p w:rsidR="00000000" w:rsidDel="00000000" w:rsidP="00000000" w:rsidRDefault="00000000" w:rsidRPr="00000000" w14:paraId="000005AE">
            <w:pPr>
              <w:spacing w:after="40" w:before="40" w:line="252.00000000000003" w:lineRule="auto"/>
              <w:jc w:val="center"/>
              <w:rPr/>
            </w:pPr>
            <w:r>
              <w:rPr>
                <w:rtl w:val="0"/>
              </w:rPr>
              <w:t xml:space="preserve">timestamp</w:t>
            </w:r>
          </w:p>
        </w:tc>
        <w:tc>
          <w:tcPr>
            <w:vAlign w:val="center"/>
          </w:tcPr>
          <w:p w:rsidR="00000000" w:rsidDel="00000000" w:rsidP="00000000" w:rsidRDefault="00000000" w:rsidRPr="00000000" w14:paraId="000005AF">
            <w:pPr>
              <w:spacing w:after="40" w:before="40" w:line="252.00000000000003" w:lineRule="auto"/>
              <w:jc w:val="center"/>
              <w:rPr/>
            </w:pPr>
            <w:r>
              <w:rPr>
                <w:rtl w:val="0"/>
              </w:rPr>
              <w:t xml:space="preserve">Thời điểm cập nhật bản ghi gần nhất.</w:t>
            </w:r>
          </w:p>
        </w:tc>
      </w:tr>
    </w:tbl>
    <w:p w:rsidR="00000000" w:rsidDel="00000000" w:rsidP="00000000" w:rsidRDefault="00000000" w:rsidRPr="00000000" w14:paraId="000005B0">
      <w:pPr>
        <w:keepNext w:val="1"/>
        <w:spacing w:before="120" w:lineRule="auto"/>
        <w:jc w:val="both"/>
        <w:rPr>
          <w:b w:val="1"/>
          <w:bCs w:val="1"/>
        </w:rPr>
      </w:pPr>
      <w:r>
        <w:rPr>
          <w:b w:val="1"/>
          <w:bCs w:val="1"/>
          <w:rtl w:val="0"/>
        </w:rPr>
        <w:t xml:space="preserve">- Bảng payrolls</w:t>
      </w:r>
    </w:p>
    <w:bookmarkStart w:colFirst="0" w:colLast="0" w:name="mc8j8gawkv" w:id="72"/>
    <w:bookmarkEnd w:id="72"/>
    <w:p w:rsidR="00000000" w:rsidDel="00000000" w:rsidP="00000000" w:rsidRDefault="00000000" w:rsidRPr="00000000" w14:paraId="000005B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dữ liệu bảng payrolls.</w:t>
      </w:r>
      <w:r>
        <w:rPr>
          <w:rtl w:val="0"/>
        </w:rPr>
      </w:r>
    </w:p>
    <w:tbl>
      <w:tblPr>
        <w:tblStyle w:val="Table35"/>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4"/>
        <w:gridCol w:w="1814"/>
        <w:gridCol w:w="4762"/>
        <w:tblGridChange w:id="0">
          <w:tblGrid>
            <w:gridCol w:w="2494"/>
            <w:gridCol w:w="1814"/>
            <w:gridCol w:w="4762"/>
          </w:tblGrid>
        </w:tblGridChange>
      </w:tblGrid>
      <w:tr>
        <w:trPr>
          <w:cantSplit w:val="1"/>
          <w:tblHeader w:val="1"/>
        </w:trPr>
        <w:tc>
          <w:tcPr>
            <w:shd w:fill="ededed" w:val="clear"/>
            <w:vAlign w:val="center"/>
          </w:tcPr>
          <w:p w:rsidR="00000000" w:rsidDel="00000000" w:rsidP="00000000" w:rsidRDefault="00000000" w:rsidRPr="00000000" w14:paraId="000005B2">
            <w:pPr>
              <w:keepNext w:val="1"/>
              <w:spacing w:after="40" w:before="40" w:line="252.00000000000003" w:lineRule="auto"/>
              <w:jc w:val="center"/>
              <w:rPr>
                <w:b w:val="1"/>
                <w:bCs w:val="1"/>
              </w:rPr>
            </w:pPr>
            <w:r>
              <w:rPr>
                <w:b w:val="1"/>
                <w:bCs w:val="1"/>
                <w:rtl w:val="0"/>
              </w:rPr>
              <w:t xml:space="preserve">Tên thuộc tính</w:t>
            </w:r>
          </w:p>
        </w:tc>
        <w:tc>
          <w:tcPr>
            <w:shd w:fill="ededed" w:val="clear"/>
            <w:vAlign w:val="center"/>
          </w:tcPr>
          <w:p w:rsidR="00000000" w:rsidDel="00000000" w:rsidP="00000000" w:rsidRDefault="00000000" w:rsidRPr="00000000" w14:paraId="000005B3">
            <w:pPr>
              <w:keepNext w:val="1"/>
              <w:spacing w:after="40" w:before="40" w:line="252.00000000000003" w:lineRule="auto"/>
              <w:jc w:val="center"/>
              <w:rPr>
                <w:b w:val="1"/>
                <w:bCs w:val="1"/>
              </w:rPr>
            </w:pPr>
            <w:r>
              <w:rPr>
                <w:b w:val="1"/>
                <w:bCs w:val="1"/>
                <w:rtl w:val="0"/>
              </w:rPr>
              <w:t xml:space="preserve">Kiểu dữ liệu</w:t>
            </w:r>
          </w:p>
        </w:tc>
        <w:tc>
          <w:tcPr>
            <w:shd w:fill="ededed" w:val="clear"/>
            <w:vAlign w:val="center"/>
          </w:tcPr>
          <w:p w:rsidR="00000000" w:rsidDel="00000000" w:rsidP="00000000" w:rsidRDefault="00000000" w:rsidRPr="00000000" w14:paraId="000005B4">
            <w:pPr>
              <w:keepNext w:val="1"/>
              <w:spacing w:after="40" w:before="40" w:line="252.00000000000003" w:lineRule="auto"/>
              <w:jc w:val="center"/>
              <w:rPr>
                <w:b w:val="1"/>
                <w:bCs w:val="1"/>
              </w:rPr>
            </w:pPr>
            <w:r>
              <w:rPr>
                <w:b w:val="1"/>
                <w:bCs w:val="1"/>
                <w:rtl w:val="0"/>
              </w:rPr>
              <w:t xml:space="preserve">Mô tả</w:t>
            </w:r>
          </w:p>
        </w:tc>
      </w:tr>
      <w:tr>
        <w:trPr>
          <w:cantSplit w:val="1"/>
          <w:tblHeader w:val="0"/>
        </w:trPr>
        <w:tc>
          <w:tcPr>
            <w:vAlign w:val="center"/>
          </w:tcPr>
          <w:p w:rsidR="00000000" w:rsidDel="00000000" w:rsidP="00000000" w:rsidRDefault="00000000" w:rsidRPr="00000000" w14:paraId="000005B5">
            <w:pPr>
              <w:keepNext w:val="1"/>
              <w:spacing w:after="40" w:before="40" w:line="252.00000000000003" w:lineRule="auto"/>
              <w:jc w:val="center"/>
              <w:rPr/>
            </w:pPr>
            <w:r>
              <w:rPr>
                <w:rtl w:val="0"/>
              </w:rPr>
              <w:t xml:space="preserve">id</w:t>
            </w:r>
          </w:p>
        </w:tc>
        <w:tc>
          <w:tcPr>
            <w:vAlign w:val="center"/>
          </w:tcPr>
          <w:p w:rsidR="00000000" w:rsidDel="00000000" w:rsidP="00000000" w:rsidRDefault="00000000" w:rsidRPr="00000000" w14:paraId="000005B6">
            <w:pPr>
              <w:keepNext w:val="1"/>
              <w:spacing w:after="40" w:before="40" w:line="252.00000000000003" w:lineRule="auto"/>
              <w:jc w:val="center"/>
              <w:rPr/>
            </w:pPr>
            <w:r>
              <w:rPr>
                <w:rtl w:val="0"/>
              </w:rPr>
              <w:t xml:space="preserve">bigint unsigned</w:t>
            </w:r>
          </w:p>
        </w:tc>
        <w:tc>
          <w:tcPr>
            <w:vAlign w:val="center"/>
          </w:tcPr>
          <w:p w:rsidR="00000000" w:rsidDel="00000000" w:rsidP="00000000" w:rsidRDefault="00000000" w:rsidRPr="00000000" w14:paraId="000005B7">
            <w:pPr>
              <w:keepNext w:val="1"/>
              <w:spacing w:after="40" w:before="40" w:line="252.00000000000003" w:lineRule="auto"/>
              <w:jc w:val="both"/>
              <w:rPr/>
            </w:pPr>
            <w:r>
              <w:rPr>
                <w:rtl w:val="0"/>
              </w:rPr>
              <w:t xml:space="preserve">Khóa chính, định danh bảng lương của nhân sự trong kỳ.</w:t>
            </w:r>
          </w:p>
        </w:tc>
      </w:tr>
      <w:tr>
        <w:trPr>
          <w:cantSplit w:val="1"/>
          <w:tblHeader w:val="0"/>
        </w:trPr>
        <w:tc>
          <w:tcPr>
            <w:vAlign w:val="center"/>
          </w:tcPr>
          <w:p w:rsidR="00000000" w:rsidDel="00000000" w:rsidP="00000000" w:rsidRDefault="00000000" w:rsidRPr="00000000" w14:paraId="000005B8">
            <w:pPr>
              <w:keepNext w:val="1"/>
              <w:spacing w:after="40" w:before="40" w:line="252.00000000000003" w:lineRule="auto"/>
              <w:jc w:val="center"/>
              <w:rPr/>
            </w:pPr>
            <w:r>
              <w:rPr>
                <w:rtl w:val="0"/>
              </w:rPr>
              <w:t xml:space="preserve">user_id</w:t>
            </w:r>
          </w:p>
        </w:tc>
        <w:tc>
          <w:tcPr>
            <w:vAlign w:val="center"/>
          </w:tcPr>
          <w:p w:rsidR="00000000" w:rsidDel="00000000" w:rsidP="00000000" w:rsidRDefault="00000000" w:rsidRPr="00000000" w14:paraId="000005B9">
            <w:pPr>
              <w:keepNext w:val="1"/>
              <w:spacing w:after="40" w:before="40" w:line="252.00000000000003" w:lineRule="auto"/>
              <w:jc w:val="center"/>
              <w:rPr/>
            </w:pPr>
            <w:r>
              <w:rPr>
                <w:rtl w:val="0"/>
              </w:rPr>
              <w:t xml:space="preserve">bigint unsigned</w:t>
            </w:r>
          </w:p>
        </w:tc>
        <w:tc>
          <w:tcPr>
            <w:vAlign w:val="center"/>
          </w:tcPr>
          <w:p w:rsidR="00000000" w:rsidDel="00000000" w:rsidP="00000000" w:rsidRDefault="00000000" w:rsidRPr="00000000" w14:paraId="000005BA">
            <w:pPr>
              <w:keepNext w:val="1"/>
              <w:spacing w:after="40" w:before="40" w:line="252.00000000000003" w:lineRule="auto"/>
              <w:jc w:val="both"/>
              <w:rPr/>
            </w:pPr>
            <w:r>
              <w:rPr>
                <w:rtl w:val="0"/>
              </w:rPr>
              <w:t xml:space="preserve">Khóa ngoại tham chiếu users.id; nhân sự nhận lương.</w:t>
            </w:r>
          </w:p>
        </w:tc>
      </w:tr>
      <w:tr>
        <w:trPr>
          <w:cantSplit w:val="1"/>
          <w:tblHeader w:val="0"/>
        </w:trPr>
        <w:tc>
          <w:tcPr>
            <w:vAlign w:val="center"/>
          </w:tcPr>
          <w:p w:rsidR="00000000" w:rsidDel="00000000" w:rsidP="00000000" w:rsidRDefault="00000000" w:rsidRPr="00000000" w14:paraId="000005BB">
            <w:pPr>
              <w:keepNext w:val="1"/>
              <w:spacing w:after="40" w:before="40" w:line="252.00000000000003" w:lineRule="auto"/>
              <w:jc w:val="center"/>
              <w:rPr/>
            </w:pPr>
            <w:r>
              <w:rPr>
                <w:rtl w:val="0"/>
              </w:rPr>
              <w:t xml:space="preserve">branch_id</w:t>
            </w:r>
          </w:p>
        </w:tc>
        <w:tc>
          <w:tcPr>
            <w:vAlign w:val="center"/>
          </w:tcPr>
          <w:p w:rsidR="00000000" w:rsidDel="00000000" w:rsidP="00000000" w:rsidRDefault="00000000" w:rsidRPr="00000000" w14:paraId="000005BC">
            <w:pPr>
              <w:keepNext w:val="1"/>
              <w:spacing w:after="40" w:before="40" w:line="252.00000000000003" w:lineRule="auto"/>
              <w:jc w:val="center"/>
              <w:rPr/>
            </w:pPr>
            <w:r>
              <w:rPr>
                <w:rtl w:val="0"/>
              </w:rPr>
              <w:t xml:space="preserve">bigint unsigned</w:t>
            </w:r>
          </w:p>
        </w:tc>
        <w:tc>
          <w:tcPr>
            <w:vAlign w:val="center"/>
          </w:tcPr>
          <w:p w:rsidR="00000000" w:rsidDel="00000000" w:rsidP="00000000" w:rsidRDefault="00000000" w:rsidRPr="00000000" w14:paraId="000005BD">
            <w:pPr>
              <w:keepNext w:val="1"/>
              <w:spacing w:after="40" w:before="40" w:line="252.00000000000003" w:lineRule="auto"/>
              <w:jc w:val="both"/>
              <w:rPr/>
            </w:pPr>
            <w:r>
              <w:rPr>
                <w:rtl w:val="0"/>
              </w:rPr>
              <w:t xml:space="preserve">Khóa ngoại tham chiếu branches.id; chi nhánh lập bảng lương.</w:t>
            </w:r>
          </w:p>
        </w:tc>
      </w:tr>
      <w:tr>
        <w:trPr>
          <w:cantSplit w:val="1"/>
          <w:tblHeader w:val="0"/>
        </w:trPr>
        <w:tc>
          <w:tcPr>
            <w:vAlign w:val="center"/>
          </w:tcPr>
          <w:p w:rsidR="00000000" w:rsidDel="00000000" w:rsidP="00000000" w:rsidRDefault="00000000" w:rsidRPr="00000000" w14:paraId="000005BE">
            <w:pPr>
              <w:keepNext w:val="1"/>
              <w:spacing w:after="40" w:before="40" w:line="252.00000000000003" w:lineRule="auto"/>
              <w:jc w:val="center"/>
              <w:rPr/>
            </w:pPr>
            <w:r>
              <w:rPr>
                <w:rtl w:val="0"/>
              </w:rPr>
              <w:t xml:space="preserve">month</w:t>
            </w:r>
          </w:p>
        </w:tc>
        <w:tc>
          <w:tcPr>
            <w:vAlign w:val="center"/>
          </w:tcPr>
          <w:p w:rsidR="00000000" w:rsidDel="00000000" w:rsidP="00000000" w:rsidRDefault="00000000" w:rsidRPr="00000000" w14:paraId="000005BF">
            <w:pPr>
              <w:keepNext w:val="1"/>
              <w:spacing w:after="40" w:before="40" w:line="252.00000000000003" w:lineRule="auto"/>
              <w:jc w:val="center"/>
              <w:rPr/>
            </w:pPr>
            <w:r>
              <w:rPr>
                <w:rtl w:val="0"/>
              </w:rPr>
              <w:t xml:space="preserve">tinyint unsigned</w:t>
            </w:r>
          </w:p>
        </w:tc>
        <w:tc>
          <w:tcPr>
            <w:vAlign w:val="center"/>
          </w:tcPr>
          <w:p w:rsidR="00000000" w:rsidDel="00000000" w:rsidP="00000000" w:rsidRDefault="00000000" w:rsidRPr="00000000" w14:paraId="000005C0">
            <w:pPr>
              <w:keepNext w:val="1"/>
              <w:spacing w:after="40" w:before="40" w:line="252.00000000000003" w:lineRule="auto"/>
              <w:jc w:val="center"/>
              <w:rPr/>
            </w:pPr>
            <w:r>
              <w:rPr>
                <w:rtl w:val="0"/>
              </w:rPr>
              <w:t xml:space="preserve">Tháng của kỳ lương, từ 1 đến 12.</w:t>
            </w:r>
          </w:p>
        </w:tc>
      </w:tr>
      <w:tr>
        <w:trPr>
          <w:cantSplit w:val="1"/>
          <w:tblHeader w:val="0"/>
        </w:trPr>
        <w:tc>
          <w:tcPr>
            <w:vAlign w:val="center"/>
          </w:tcPr>
          <w:p w:rsidR="00000000" w:rsidDel="00000000" w:rsidP="00000000" w:rsidRDefault="00000000" w:rsidRPr="00000000" w14:paraId="000005C1">
            <w:pPr>
              <w:keepNext w:val="1"/>
              <w:spacing w:after="40" w:before="40" w:line="252.00000000000003" w:lineRule="auto"/>
              <w:jc w:val="center"/>
              <w:rPr/>
            </w:pPr>
            <w:r>
              <w:rPr>
                <w:rtl w:val="0"/>
              </w:rPr>
              <w:t xml:space="preserve">year</w:t>
            </w:r>
          </w:p>
        </w:tc>
        <w:tc>
          <w:tcPr>
            <w:vAlign w:val="center"/>
          </w:tcPr>
          <w:p w:rsidR="00000000" w:rsidDel="00000000" w:rsidP="00000000" w:rsidRDefault="00000000" w:rsidRPr="00000000" w14:paraId="000005C2">
            <w:pPr>
              <w:keepNext w:val="1"/>
              <w:spacing w:after="40" w:before="40" w:line="252.00000000000003" w:lineRule="auto"/>
              <w:jc w:val="center"/>
              <w:rPr/>
            </w:pPr>
            <w:r>
              <w:rPr>
                <w:rtl w:val="0"/>
              </w:rPr>
              <w:t xml:space="preserve">smallint unsigned</w:t>
            </w:r>
          </w:p>
        </w:tc>
        <w:tc>
          <w:tcPr>
            <w:vAlign w:val="center"/>
          </w:tcPr>
          <w:p w:rsidR="00000000" w:rsidDel="00000000" w:rsidP="00000000" w:rsidRDefault="00000000" w:rsidRPr="00000000" w14:paraId="000005C3">
            <w:pPr>
              <w:keepNext w:val="1"/>
              <w:spacing w:after="40" w:before="40" w:line="252.00000000000003" w:lineRule="auto"/>
              <w:jc w:val="center"/>
              <w:rPr/>
            </w:pPr>
            <w:r>
              <w:rPr>
                <w:rtl w:val="0"/>
              </w:rPr>
              <w:t xml:space="preserve">Năm của kỳ lương.</w:t>
            </w:r>
          </w:p>
        </w:tc>
      </w:tr>
      <w:tr>
        <w:trPr>
          <w:cantSplit w:val="1"/>
          <w:tblHeader w:val="0"/>
        </w:trPr>
        <w:tc>
          <w:tcPr>
            <w:vAlign w:val="center"/>
          </w:tcPr>
          <w:p w:rsidR="00000000" w:rsidDel="00000000" w:rsidP="00000000" w:rsidRDefault="00000000" w:rsidRPr="00000000" w14:paraId="000005C4">
            <w:pPr>
              <w:keepNext w:val="1"/>
              <w:spacing w:after="40" w:before="40" w:line="252.00000000000003" w:lineRule="auto"/>
              <w:jc w:val="center"/>
              <w:rPr/>
            </w:pPr>
            <w:r>
              <w:rPr>
                <w:rtl w:val="0"/>
              </w:rPr>
              <w:t xml:space="preserve">total_hours</w:t>
            </w:r>
          </w:p>
        </w:tc>
        <w:tc>
          <w:tcPr>
            <w:vAlign w:val="center"/>
          </w:tcPr>
          <w:p w:rsidR="00000000" w:rsidDel="00000000" w:rsidP="00000000" w:rsidRDefault="00000000" w:rsidRPr="00000000" w14:paraId="000005C5">
            <w:pPr>
              <w:keepNext w:val="1"/>
              <w:spacing w:after="40" w:before="40" w:line="252.00000000000003" w:lineRule="auto"/>
              <w:jc w:val="center"/>
              <w:rPr/>
            </w:pPr>
            <w:r>
              <w:rPr>
                <w:rtl w:val="0"/>
              </w:rPr>
              <w:t xml:space="preserve">decimal(8,2)</w:t>
            </w:r>
          </w:p>
        </w:tc>
        <w:tc>
          <w:tcPr>
            <w:vAlign w:val="center"/>
          </w:tcPr>
          <w:p w:rsidR="00000000" w:rsidDel="00000000" w:rsidP="00000000" w:rsidRDefault="00000000" w:rsidRPr="00000000" w14:paraId="000005C6">
            <w:pPr>
              <w:keepNext w:val="1"/>
              <w:spacing w:after="40" w:before="40" w:line="252.00000000000003" w:lineRule="auto"/>
              <w:jc w:val="center"/>
              <w:rPr/>
            </w:pPr>
            <w:r>
              <w:rPr>
                <w:rtl w:val="0"/>
              </w:rPr>
              <w:t xml:space="preserve">Tổng số giờ công được tính trong kỳ.</w:t>
            </w:r>
          </w:p>
        </w:tc>
      </w:tr>
      <w:tr>
        <w:trPr>
          <w:cantSplit w:val="1"/>
          <w:tblHeader w:val="0"/>
        </w:trPr>
        <w:tc>
          <w:tcPr>
            <w:vAlign w:val="center"/>
          </w:tcPr>
          <w:p w:rsidR="00000000" w:rsidDel="00000000" w:rsidP="00000000" w:rsidRDefault="00000000" w:rsidRPr="00000000" w14:paraId="000005C7">
            <w:pPr>
              <w:keepNext w:val="1"/>
              <w:spacing w:after="40" w:before="40" w:line="252.00000000000003" w:lineRule="auto"/>
              <w:jc w:val="center"/>
              <w:rPr/>
            </w:pPr>
            <w:r>
              <w:rPr>
                <w:rtl w:val="0"/>
              </w:rPr>
              <w:t xml:space="preserve">total_days</w:t>
            </w:r>
          </w:p>
        </w:tc>
        <w:tc>
          <w:tcPr>
            <w:vAlign w:val="center"/>
          </w:tcPr>
          <w:p w:rsidR="00000000" w:rsidDel="00000000" w:rsidP="00000000" w:rsidRDefault="00000000" w:rsidRPr="00000000" w14:paraId="000005C8">
            <w:pPr>
              <w:keepNext w:val="1"/>
              <w:spacing w:after="40" w:before="40" w:line="252.00000000000003" w:lineRule="auto"/>
              <w:jc w:val="center"/>
              <w:rPr/>
            </w:pPr>
            <w:r>
              <w:rPr>
                <w:rtl w:val="0"/>
              </w:rPr>
              <w:t xml:space="preserve">int unsigned</w:t>
            </w:r>
          </w:p>
        </w:tc>
        <w:tc>
          <w:tcPr>
            <w:vAlign w:val="center"/>
          </w:tcPr>
          <w:p w:rsidR="00000000" w:rsidDel="00000000" w:rsidP="00000000" w:rsidRDefault="00000000" w:rsidRPr="00000000" w14:paraId="000005C9">
            <w:pPr>
              <w:keepNext w:val="1"/>
              <w:spacing w:after="40" w:before="40" w:line="252.00000000000003" w:lineRule="auto"/>
              <w:jc w:val="center"/>
              <w:rPr/>
            </w:pPr>
            <w:r>
              <w:rPr>
                <w:rtl w:val="0"/>
              </w:rPr>
              <w:t xml:space="preserve">Tổng số ngày công được tính trong kỳ.</w:t>
            </w:r>
          </w:p>
        </w:tc>
      </w:tr>
      <w:tr>
        <w:trPr>
          <w:cantSplit w:val="1"/>
          <w:tblHeader w:val="0"/>
        </w:trPr>
        <w:tc>
          <w:tcPr>
            <w:vAlign w:val="center"/>
          </w:tcPr>
          <w:p w:rsidR="00000000" w:rsidDel="00000000" w:rsidP="00000000" w:rsidRDefault="00000000" w:rsidRPr="00000000" w14:paraId="000005CA">
            <w:pPr>
              <w:keepNext w:val="1"/>
              <w:spacing w:after="40" w:before="40" w:line="252.00000000000003" w:lineRule="auto"/>
              <w:jc w:val="center"/>
              <w:rPr/>
            </w:pPr>
            <w:r>
              <w:rPr>
                <w:rtl w:val="0"/>
              </w:rPr>
              <w:t xml:space="preserve">base_salary</w:t>
            </w:r>
          </w:p>
        </w:tc>
        <w:tc>
          <w:tcPr>
            <w:vAlign w:val="center"/>
          </w:tcPr>
          <w:p w:rsidR="00000000" w:rsidDel="00000000" w:rsidP="00000000" w:rsidRDefault="00000000" w:rsidRPr="00000000" w14:paraId="000005CB">
            <w:pPr>
              <w:keepNext w:val="1"/>
              <w:spacing w:after="40" w:before="40" w:line="252.00000000000003" w:lineRule="auto"/>
              <w:jc w:val="center"/>
              <w:rPr/>
            </w:pPr>
            <w:r>
              <w:rPr>
                <w:rtl w:val="0"/>
              </w:rPr>
              <w:t xml:space="preserve">decimal(12,0)</w:t>
            </w:r>
          </w:p>
        </w:tc>
        <w:tc>
          <w:tcPr>
            <w:vAlign w:val="center"/>
          </w:tcPr>
          <w:p w:rsidR="00000000" w:rsidDel="00000000" w:rsidP="00000000" w:rsidRDefault="00000000" w:rsidRPr="00000000" w14:paraId="000005CC">
            <w:pPr>
              <w:keepNext w:val="1"/>
              <w:spacing w:after="40" w:before="40" w:line="252.00000000000003" w:lineRule="auto"/>
              <w:jc w:val="both"/>
              <w:rPr/>
            </w:pPr>
            <w:r>
              <w:rPr>
                <w:rtl w:val="0"/>
              </w:rPr>
              <w:t xml:space="preserve">Tiền lương cơ bản của kỳ trước khi cộng thưởng và trừ khấu trừ.</w:t>
            </w:r>
          </w:p>
        </w:tc>
      </w:tr>
      <w:tr>
        <w:trPr>
          <w:cantSplit w:val="1"/>
          <w:tblHeader w:val="0"/>
        </w:trPr>
        <w:tc>
          <w:tcPr>
            <w:vAlign w:val="center"/>
          </w:tcPr>
          <w:p w:rsidR="00000000" w:rsidDel="00000000" w:rsidP="00000000" w:rsidRDefault="00000000" w:rsidRPr="00000000" w14:paraId="000005CD">
            <w:pPr>
              <w:keepNext w:val="1"/>
              <w:spacing w:after="40" w:before="40" w:line="252.00000000000003" w:lineRule="auto"/>
              <w:jc w:val="center"/>
              <w:rPr/>
            </w:pPr>
            <w:r>
              <w:rPr>
                <w:rtl w:val="0"/>
              </w:rPr>
              <w:t xml:space="preserve">bonus</w:t>
            </w:r>
          </w:p>
        </w:tc>
        <w:tc>
          <w:tcPr>
            <w:vAlign w:val="center"/>
          </w:tcPr>
          <w:p w:rsidR="00000000" w:rsidDel="00000000" w:rsidP="00000000" w:rsidRDefault="00000000" w:rsidRPr="00000000" w14:paraId="000005CE">
            <w:pPr>
              <w:keepNext w:val="1"/>
              <w:spacing w:after="40" w:before="40" w:line="252.00000000000003" w:lineRule="auto"/>
              <w:jc w:val="center"/>
              <w:rPr/>
            </w:pPr>
            <w:r>
              <w:rPr>
                <w:rtl w:val="0"/>
              </w:rPr>
              <w:t xml:space="preserve">decimal(12,0)</w:t>
            </w:r>
          </w:p>
        </w:tc>
        <w:tc>
          <w:tcPr>
            <w:vAlign w:val="center"/>
          </w:tcPr>
          <w:p w:rsidR="00000000" w:rsidDel="00000000" w:rsidP="00000000" w:rsidRDefault="00000000" w:rsidRPr="00000000" w14:paraId="000005CF">
            <w:pPr>
              <w:keepNext w:val="1"/>
              <w:spacing w:after="40" w:before="40" w:line="252.00000000000003" w:lineRule="auto"/>
              <w:jc w:val="center"/>
              <w:rPr/>
            </w:pPr>
            <w:r>
              <w:rPr>
                <w:rtl w:val="0"/>
              </w:rPr>
              <w:t xml:space="preserve">Tổng tiền thưởng của kỳ.</w:t>
            </w:r>
          </w:p>
        </w:tc>
      </w:tr>
      <w:tr>
        <w:trPr>
          <w:cantSplit w:val="1"/>
          <w:tblHeader w:val="0"/>
        </w:trPr>
        <w:tc>
          <w:tcPr>
            <w:vAlign w:val="center"/>
          </w:tcPr>
          <w:p w:rsidR="00000000" w:rsidDel="00000000" w:rsidP="00000000" w:rsidRDefault="00000000" w:rsidRPr="00000000" w14:paraId="000005D0">
            <w:pPr>
              <w:keepNext w:val="1"/>
              <w:spacing w:after="40" w:before="40" w:line="252.00000000000003" w:lineRule="auto"/>
              <w:jc w:val="center"/>
              <w:rPr/>
            </w:pPr>
            <w:r>
              <w:rPr>
                <w:rtl w:val="0"/>
              </w:rPr>
              <w:t xml:space="preserve">deduction</w:t>
            </w:r>
          </w:p>
        </w:tc>
        <w:tc>
          <w:tcPr>
            <w:vAlign w:val="center"/>
          </w:tcPr>
          <w:p w:rsidR="00000000" w:rsidDel="00000000" w:rsidP="00000000" w:rsidRDefault="00000000" w:rsidRPr="00000000" w14:paraId="000005D1">
            <w:pPr>
              <w:keepNext w:val="1"/>
              <w:spacing w:after="40" w:before="40" w:line="252.00000000000003" w:lineRule="auto"/>
              <w:jc w:val="center"/>
              <w:rPr/>
            </w:pPr>
            <w:r>
              <w:rPr>
                <w:rtl w:val="0"/>
              </w:rPr>
              <w:t xml:space="preserve">decimal(12,0)</w:t>
            </w:r>
          </w:p>
        </w:tc>
        <w:tc>
          <w:tcPr>
            <w:vAlign w:val="center"/>
          </w:tcPr>
          <w:p w:rsidR="00000000" w:rsidDel="00000000" w:rsidP="00000000" w:rsidRDefault="00000000" w:rsidRPr="00000000" w14:paraId="000005D2">
            <w:pPr>
              <w:keepNext w:val="1"/>
              <w:spacing w:after="40" w:before="40" w:line="252.00000000000003" w:lineRule="auto"/>
              <w:jc w:val="center"/>
              <w:rPr/>
            </w:pPr>
            <w:r>
              <w:rPr>
                <w:rtl w:val="0"/>
              </w:rPr>
              <w:t xml:space="preserve">Tổng tiền khấu trừ của kỳ.</w:t>
            </w:r>
          </w:p>
        </w:tc>
      </w:tr>
      <w:tr>
        <w:trPr>
          <w:cantSplit w:val="1"/>
          <w:tblHeader w:val="0"/>
        </w:trPr>
        <w:tc>
          <w:tcPr>
            <w:vAlign w:val="center"/>
          </w:tcPr>
          <w:p w:rsidR="00000000" w:rsidDel="00000000" w:rsidP="00000000" w:rsidRDefault="00000000" w:rsidRPr="00000000" w14:paraId="000005D3">
            <w:pPr>
              <w:keepNext w:val="1"/>
              <w:spacing w:after="40" w:before="40" w:line="252.00000000000003" w:lineRule="auto"/>
              <w:jc w:val="center"/>
              <w:rPr/>
            </w:pPr>
            <w:r>
              <w:rPr>
                <w:rtl w:val="0"/>
              </w:rPr>
              <w:t xml:space="preserve">total</w:t>
            </w:r>
          </w:p>
        </w:tc>
        <w:tc>
          <w:tcPr>
            <w:vAlign w:val="center"/>
          </w:tcPr>
          <w:p w:rsidR="00000000" w:rsidDel="00000000" w:rsidP="00000000" w:rsidRDefault="00000000" w:rsidRPr="00000000" w14:paraId="000005D4">
            <w:pPr>
              <w:keepNext w:val="1"/>
              <w:spacing w:after="40" w:before="40" w:line="252.00000000000003" w:lineRule="auto"/>
              <w:jc w:val="center"/>
              <w:rPr/>
            </w:pPr>
            <w:r>
              <w:rPr>
                <w:rtl w:val="0"/>
              </w:rPr>
              <w:t xml:space="preserve">decimal(12,0)</w:t>
            </w:r>
          </w:p>
        </w:tc>
        <w:tc>
          <w:tcPr>
            <w:vAlign w:val="center"/>
          </w:tcPr>
          <w:p w:rsidR="00000000" w:rsidDel="00000000" w:rsidP="00000000" w:rsidRDefault="00000000" w:rsidRPr="00000000" w14:paraId="000005D5">
            <w:pPr>
              <w:keepNext w:val="1"/>
              <w:spacing w:after="40" w:before="40" w:line="252.00000000000003" w:lineRule="auto"/>
              <w:jc w:val="center"/>
              <w:rPr/>
            </w:pPr>
            <w:r>
              <w:rPr>
                <w:rFonts w:ascii="Caudex" w:cs="Caudex" w:eastAsia="Caudex" w:hAnsi="Caudex"/>
                <w:rtl w:val="0"/>
              </w:rPr>
              <w:t xml:space="preserve">Tiền thực nhận: base_salary + bonus − deduction.</w:t>
            </w:r>
          </w:p>
        </w:tc>
      </w:tr>
      <w:tr>
        <w:trPr>
          <w:cantSplit w:val="1"/>
          <w:tblHeader w:val="0"/>
        </w:trPr>
        <w:tc>
          <w:tcPr>
            <w:vAlign w:val="center"/>
          </w:tcPr>
          <w:p w:rsidR="00000000" w:rsidDel="00000000" w:rsidP="00000000" w:rsidRDefault="00000000" w:rsidRPr="00000000" w14:paraId="000005D6">
            <w:pPr>
              <w:keepNext w:val="1"/>
              <w:spacing w:after="40" w:before="40" w:line="252.00000000000003" w:lineRule="auto"/>
              <w:jc w:val="center"/>
              <w:rPr/>
            </w:pPr>
            <w:r>
              <w:rPr>
                <w:rtl w:val="0"/>
              </w:rPr>
              <w:t xml:space="preserve">status</w:t>
            </w:r>
          </w:p>
        </w:tc>
        <w:tc>
          <w:tcPr>
            <w:vAlign w:val="center"/>
          </w:tcPr>
          <w:p w:rsidR="00000000" w:rsidDel="00000000" w:rsidP="00000000" w:rsidRDefault="00000000" w:rsidRPr="00000000" w14:paraId="000005D7">
            <w:pPr>
              <w:keepNext w:val="1"/>
              <w:spacing w:after="40" w:before="40" w:line="252.00000000000003" w:lineRule="auto"/>
              <w:jc w:val="center"/>
              <w:rPr/>
            </w:pPr>
            <w:r>
              <w:rPr>
                <w:rtl w:val="0"/>
              </w:rPr>
              <w:t xml:space="preserve">enum('draft', 'confirmed', 'paid')</w:t>
            </w:r>
          </w:p>
        </w:tc>
        <w:tc>
          <w:tcPr>
            <w:vAlign w:val="center"/>
          </w:tcPr>
          <w:p w:rsidR="00000000" w:rsidDel="00000000" w:rsidP="00000000" w:rsidRDefault="00000000" w:rsidRPr="00000000" w14:paraId="000005D8">
            <w:pPr>
              <w:keepNext w:val="1"/>
              <w:spacing w:after="40" w:before="40" w:line="252.00000000000003" w:lineRule="auto"/>
              <w:jc w:val="both"/>
              <w:rPr/>
            </w:pPr>
            <w:r>
              <w:rPr>
                <w:rtl w:val="0"/>
              </w:rPr>
              <w:t xml:space="preserve">Trạng thái bảng lương: nháp, đã chốt hoặc đã trả.</w:t>
            </w:r>
          </w:p>
        </w:tc>
      </w:tr>
      <w:tr>
        <w:trPr>
          <w:cantSplit w:val="1"/>
          <w:tblHeader w:val="0"/>
        </w:trPr>
        <w:tc>
          <w:tcPr>
            <w:vAlign w:val="center"/>
          </w:tcPr>
          <w:p w:rsidR="00000000" w:rsidDel="00000000" w:rsidP="00000000" w:rsidRDefault="00000000" w:rsidRPr="00000000" w14:paraId="000005D9">
            <w:pPr>
              <w:keepNext w:val="1"/>
              <w:spacing w:after="40" w:before="40" w:line="252.00000000000003" w:lineRule="auto"/>
              <w:jc w:val="center"/>
              <w:rPr/>
            </w:pPr>
            <w:r>
              <w:rPr>
                <w:rtl w:val="0"/>
              </w:rPr>
              <w:t xml:space="preserve">created_at</w:t>
            </w:r>
          </w:p>
        </w:tc>
        <w:tc>
          <w:tcPr>
            <w:vAlign w:val="center"/>
          </w:tcPr>
          <w:p w:rsidR="00000000" w:rsidDel="00000000" w:rsidP="00000000" w:rsidRDefault="00000000" w:rsidRPr="00000000" w14:paraId="000005DA">
            <w:pPr>
              <w:keepNext w:val="1"/>
              <w:spacing w:after="40" w:before="40" w:line="252.00000000000003" w:lineRule="auto"/>
              <w:jc w:val="center"/>
              <w:rPr/>
            </w:pPr>
            <w:r>
              <w:rPr>
                <w:rtl w:val="0"/>
              </w:rPr>
              <w:t xml:space="preserve">timestamp</w:t>
            </w:r>
          </w:p>
        </w:tc>
        <w:tc>
          <w:tcPr>
            <w:vAlign w:val="center"/>
          </w:tcPr>
          <w:p w:rsidR="00000000" w:rsidDel="00000000" w:rsidP="00000000" w:rsidRDefault="00000000" w:rsidRPr="00000000" w14:paraId="000005DB">
            <w:pPr>
              <w:keepNext w:val="1"/>
              <w:spacing w:after="40" w:before="40" w:line="252.00000000000003" w:lineRule="auto"/>
              <w:jc w:val="center"/>
              <w:rPr/>
            </w:pPr>
            <w:r>
              <w:rPr>
                <w:rtl w:val="0"/>
              </w:rPr>
              <w:t xml:space="preserve">Thời điểm tạo bản ghi.</w:t>
            </w:r>
          </w:p>
        </w:tc>
      </w:tr>
      <w:tr>
        <w:trPr>
          <w:cantSplit w:val="1"/>
          <w:tblHeader w:val="0"/>
        </w:trPr>
        <w:tc>
          <w:tcPr>
            <w:vAlign w:val="center"/>
          </w:tcPr>
          <w:p w:rsidR="00000000" w:rsidDel="00000000" w:rsidP="00000000" w:rsidRDefault="00000000" w:rsidRPr="00000000" w14:paraId="000005DC">
            <w:pPr>
              <w:spacing w:after="40" w:before="40" w:line="252.00000000000003" w:lineRule="auto"/>
              <w:jc w:val="center"/>
              <w:rPr/>
            </w:pPr>
            <w:r>
              <w:rPr>
                <w:rtl w:val="0"/>
              </w:rPr>
              <w:t xml:space="preserve">updated_at</w:t>
            </w:r>
          </w:p>
        </w:tc>
        <w:tc>
          <w:tcPr>
            <w:vAlign w:val="center"/>
          </w:tcPr>
          <w:p w:rsidR="00000000" w:rsidDel="00000000" w:rsidP="00000000" w:rsidRDefault="00000000" w:rsidRPr="00000000" w14:paraId="000005DD">
            <w:pPr>
              <w:spacing w:after="40" w:before="40" w:line="252.00000000000003" w:lineRule="auto"/>
              <w:jc w:val="center"/>
              <w:rPr/>
            </w:pPr>
            <w:r>
              <w:rPr>
                <w:rtl w:val="0"/>
              </w:rPr>
              <w:t xml:space="preserve">timestamp</w:t>
            </w:r>
          </w:p>
        </w:tc>
        <w:tc>
          <w:tcPr>
            <w:vAlign w:val="center"/>
          </w:tcPr>
          <w:p w:rsidR="00000000" w:rsidDel="00000000" w:rsidP="00000000" w:rsidRDefault="00000000" w:rsidRPr="00000000" w14:paraId="000005DE">
            <w:pPr>
              <w:spacing w:after="40" w:before="40" w:line="252.00000000000003" w:lineRule="auto"/>
              <w:jc w:val="center"/>
              <w:rPr/>
            </w:pPr>
            <w:r>
              <w:rPr>
                <w:rtl w:val="0"/>
              </w:rPr>
              <w:t xml:space="preserve">Thời điểm cập nhật bản ghi gần nhất.</w:t>
            </w:r>
          </w:p>
        </w:tc>
      </w:tr>
    </w:tbl>
    <w:p w:rsidR="00000000" w:rsidDel="00000000" w:rsidP="00000000" w:rsidRDefault="00000000" w:rsidRPr="00000000" w14:paraId="000005DF">
      <w:pPr>
        <w:keepNext w:val="1"/>
        <w:spacing w:before="120" w:lineRule="auto"/>
        <w:jc w:val="both"/>
        <w:rPr>
          <w:b w:val="1"/>
          <w:bCs w:val="1"/>
        </w:rPr>
      </w:pPr>
      <w:r>
        <w:rPr>
          <w:b w:val="1"/>
          <w:bCs w:val="1"/>
          <w:rtl w:val="0"/>
        </w:rPr>
        <w:t xml:space="preserve">- Bảng face_descriptors</w:t>
      </w:r>
    </w:p>
    <w:bookmarkStart w:colFirst="0" w:colLast="0" w:name="8l8mdjo8jzop" w:id="73"/>
    <w:bookmarkEnd w:id="73"/>
    <w:p w:rsidR="00000000" w:rsidDel="00000000" w:rsidP="00000000" w:rsidRDefault="00000000" w:rsidRPr="00000000" w14:paraId="000005E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Đặc tả dữ liệu bảng face_descriptors.</w:t>
      </w:r>
      <w:r>
        <w:rPr>
          <w:rtl w:val="0"/>
        </w:rPr>
      </w:r>
    </w:p>
    <w:tbl>
      <w:tblPr>
        <w:tblStyle w:val="Table36"/>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4"/>
        <w:gridCol w:w="1814"/>
        <w:gridCol w:w="4762"/>
        <w:tblGridChange w:id="0">
          <w:tblGrid>
            <w:gridCol w:w="2494"/>
            <w:gridCol w:w="1814"/>
            <w:gridCol w:w="4762"/>
          </w:tblGrid>
        </w:tblGridChange>
      </w:tblGrid>
      <w:tr>
        <w:trPr>
          <w:cantSplit w:val="1"/>
          <w:tblHeader w:val="1"/>
        </w:trPr>
        <w:tc>
          <w:tcPr>
            <w:shd w:fill="ededed" w:val="clear"/>
            <w:vAlign w:val="center"/>
          </w:tcPr>
          <w:p w:rsidR="00000000" w:rsidDel="00000000" w:rsidP="00000000" w:rsidRDefault="00000000" w:rsidRPr="00000000" w14:paraId="000005E1">
            <w:pPr>
              <w:keepNext w:val="1"/>
              <w:spacing w:after="40" w:before="40" w:line="252.00000000000003" w:lineRule="auto"/>
              <w:jc w:val="center"/>
              <w:rPr>
                <w:b w:val="1"/>
                <w:bCs w:val="1"/>
              </w:rPr>
            </w:pPr>
            <w:r>
              <w:rPr>
                <w:b w:val="1"/>
                <w:bCs w:val="1"/>
                <w:rtl w:val="0"/>
              </w:rPr>
              <w:t xml:space="preserve">Tên thuộc tính</w:t>
            </w:r>
          </w:p>
        </w:tc>
        <w:tc>
          <w:tcPr>
            <w:shd w:fill="ededed" w:val="clear"/>
            <w:vAlign w:val="center"/>
          </w:tcPr>
          <w:p w:rsidR="00000000" w:rsidDel="00000000" w:rsidP="00000000" w:rsidRDefault="00000000" w:rsidRPr="00000000" w14:paraId="000005E2">
            <w:pPr>
              <w:keepNext w:val="1"/>
              <w:spacing w:after="40" w:before="40" w:line="252.00000000000003" w:lineRule="auto"/>
              <w:jc w:val="center"/>
              <w:rPr>
                <w:b w:val="1"/>
                <w:bCs w:val="1"/>
              </w:rPr>
            </w:pPr>
            <w:r>
              <w:rPr>
                <w:b w:val="1"/>
                <w:bCs w:val="1"/>
                <w:rtl w:val="0"/>
              </w:rPr>
              <w:t xml:space="preserve">Kiểu dữ liệu</w:t>
            </w:r>
          </w:p>
        </w:tc>
        <w:tc>
          <w:tcPr>
            <w:shd w:fill="ededed" w:val="clear"/>
            <w:vAlign w:val="center"/>
          </w:tcPr>
          <w:p w:rsidR="00000000" w:rsidDel="00000000" w:rsidP="00000000" w:rsidRDefault="00000000" w:rsidRPr="00000000" w14:paraId="000005E3">
            <w:pPr>
              <w:keepNext w:val="1"/>
              <w:spacing w:after="40" w:before="40" w:line="252.00000000000003" w:lineRule="auto"/>
              <w:jc w:val="center"/>
              <w:rPr>
                <w:b w:val="1"/>
                <w:bCs w:val="1"/>
              </w:rPr>
            </w:pPr>
            <w:r>
              <w:rPr>
                <w:b w:val="1"/>
                <w:bCs w:val="1"/>
                <w:rtl w:val="0"/>
              </w:rPr>
              <w:t xml:space="preserve">Mô tả</w:t>
            </w:r>
          </w:p>
        </w:tc>
      </w:tr>
      <w:tr>
        <w:trPr>
          <w:cantSplit w:val="1"/>
          <w:tblHeader w:val="0"/>
        </w:trPr>
        <w:tc>
          <w:tcPr>
            <w:vAlign w:val="center"/>
          </w:tcPr>
          <w:p w:rsidR="00000000" w:rsidDel="00000000" w:rsidP="00000000" w:rsidRDefault="00000000" w:rsidRPr="00000000" w14:paraId="000005E4">
            <w:pPr>
              <w:keepNext w:val="1"/>
              <w:spacing w:after="40" w:before="40" w:line="252.00000000000003" w:lineRule="auto"/>
              <w:jc w:val="center"/>
              <w:rPr/>
            </w:pPr>
            <w:r>
              <w:rPr>
                <w:rtl w:val="0"/>
              </w:rPr>
              <w:t xml:space="preserve">id</w:t>
            </w:r>
          </w:p>
        </w:tc>
        <w:tc>
          <w:tcPr>
            <w:vAlign w:val="center"/>
          </w:tcPr>
          <w:p w:rsidR="00000000" w:rsidDel="00000000" w:rsidP="00000000" w:rsidRDefault="00000000" w:rsidRPr="00000000" w14:paraId="000005E5">
            <w:pPr>
              <w:keepNext w:val="1"/>
              <w:spacing w:after="40" w:before="40" w:line="252.00000000000003" w:lineRule="auto"/>
              <w:jc w:val="center"/>
              <w:rPr/>
            </w:pPr>
            <w:r>
              <w:rPr>
                <w:rtl w:val="0"/>
              </w:rPr>
              <w:t xml:space="preserve">bigint unsigned</w:t>
            </w:r>
          </w:p>
        </w:tc>
        <w:tc>
          <w:tcPr>
            <w:vAlign w:val="center"/>
          </w:tcPr>
          <w:p w:rsidR="00000000" w:rsidDel="00000000" w:rsidP="00000000" w:rsidRDefault="00000000" w:rsidRPr="00000000" w14:paraId="000005E6">
            <w:pPr>
              <w:keepNext w:val="1"/>
              <w:spacing w:after="40" w:before="40" w:line="252.00000000000003" w:lineRule="auto"/>
              <w:jc w:val="both"/>
              <w:rPr/>
            </w:pPr>
            <w:r>
              <w:rPr>
                <w:rtl w:val="0"/>
              </w:rPr>
              <w:t xml:space="preserve">Khóa chính, định danh mẫu đặc trưng khuôn mặt.</w:t>
            </w:r>
          </w:p>
        </w:tc>
      </w:tr>
      <w:tr>
        <w:trPr>
          <w:cantSplit w:val="1"/>
          <w:tblHeader w:val="0"/>
        </w:trPr>
        <w:tc>
          <w:tcPr>
            <w:vAlign w:val="center"/>
          </w:tcPr>
          <w:p w:rsidR="00000000" w:rsidDel="00000000" w:rsidP="00000000" w:rsidRDefault="00000000" w:rsidRPr="00000000" w14:paraId="000005E7">
            <w:pPr>
              <w:keepNext w:val="1"/>
              <w:spacing w:after="40" w:before="40" w:line="252.00000000000003" w:lineRule="auto"/>
              <w:jc w:val="center"/>
              <w:rPr/>
            </w:pPr>
            <w:r>
              <w:rPr>
                <w:rtl w:val="0"/>
              </w:rPr>
              <w:t xml:space="preserve">user_id</w:t>
            </w:r>
          </w:p>
        </w:tc>
        <w:tc>
          <w:tcPr>
            <w:vAlign w:val="center"/>
          </w:tcPr>
          <w:p w:rsidR="00000000" w:rsidDel="00000000" w:rsidP="00000000" w:rsidRDefault="00000000" w:rsidRPr="00000000" w14:paraId="000005E8">
            <w:pPr>
              <w:keepNext w:val="1"/>
              <w:spacing w:after="40" w:before="40" w:line="252.00000000000003" w:lineRule="auto"/>
              <w:jc w:val="center"/>
              <w:rPr/>
            </w:pPr>
            <w:r>
              <w:rPr>
                <w:rtl w:val="0"/>
              </w:rPr>
              <w:t xml:space="preserve">bigint unsigned</w:t>
            </w:r>
          </w:p>
        </w:tc>
        <w:tc>
          <w:tcPr>
            <w:vAlign w:val="center"/>
          </w:tcPr>
          <w:p w:rsidR="00000000" w:rsidDel="00000000" w:rsidP="00000000" w:rsidRDefault="00000000" w:rsidRPr="00000000" w14:paraId="000005E9">
            <w:pPr>
              <w:keepNext w:val="1"/>
              <w:spacing w:after="40" w:before="40" w:line="252.00000000000003" w:lineRule="auto"/>
              <w:jc w:val="both"/>
              <w:rPr/>
            </w:pPr>
            <w:r>
              <w:rPr>
                <w:rtl w:val="0"/>
              </w:rPr>
              <w:t xml:space="preserve">Khóa ngoại tham chiếu users.id; người sở hữu mẫu khuôn mặt.</w:t>
            </w:r>
          </w:p>
        </w:tc>
      </w:tr>
      <w:tr>
        <w:trPr>
          <w:cantSplit w:val="1"/>
          <w:tblHeader w:val="0"/>
        </w:trPr>
        <w:tc>
          <w:tcPr>
            <w:vAlign w:val="center"/>
          </w:tcPr>
          <w:p w:rsidR="00000000" w:rsidDel="00000000" w:rsidP="00000000" w:rsidRDefault="00000000" w:rsidRPr="00000000" w14:paraId="000005EA">
            <w:pPr>
              <w:keepNext w:val="1"/>
              <w:spacing w:after="40" w:before="40" w:line="252.00000000000003" w:lineRule="auto"/>
              <w:jc w:val="center"/>
              <w:rPr/>
            </w:pPr>
            <w:r>
              <w:rPr>
                <w:rtl w:val="0"/>
              </w:rPr>
              <w:t xml:space="preserve">descriptor</w:t>
            </w:r>
          </w:p>
        </w:tc>
        <w:tc>
          <w:tcPr>
            <w:vAlign w:val="center"/>
          </w:tcPr>
          <w:p w:rsidR="00000000" w:rsidDel="00000000" w:rsidP="00000000" w:rsidRDefault="00000000" w:rsidRPr="00000000" w14:paraId="000005EB">
            <w:pPr>
              <w:keepNext w:val="1"/>
              <w:spacing w:after="40" w:before="40" w:line="252.00000000000003" w:lineRule="auto"/>
              <w:jc w:val="center"/>
              <w:rPr/>
            </w:pPr>
            <w:r>
              <w:rPr>
                <w:rtl w:val="0"/>
              </w:rPr>
              <w:t xml:space="preserve">json</w:t>
            </w:r>
          </w:p>
        </w:tc>
        <w:tc>
          <w:tcPr>
            <w:vAlign w:val="center"/>
          </w:tcPr>
          <w:p w:rsidR="00000000" w:rsidDel="00000000" w:rsidP="00000000" w:rsidRDefault="00000000" w:rsidRPr="00000000" w14:paraId="000005EC">
            <w:pPr>
              <w:keepNext w:val="1"/>
              <w:spacing w:after="40" w:before="40" w:line="252.00000000000003" w:lineRule="auto"/>
              <w:jc w:val="both"/>
              <w:rPr/>
            </w:pPr>
            <w:r>
              <w:rPr>
                <w:rtl w:val="0"/>
              </w:rPr>
              <w:t xml:space="preserve">Dữ liệu vectơ đặc trưng khuôn mặt phục vụ đối chiếu nhận diện.</w:t>
            </w:r>
          </w:p>
        </w:tc>
      </w:tr>
      <w:tr>
        <w:trPr>
          <w:cantSplit w:val="1"/>
          <w:tblHeader w:val="0"/>
        </w:trPr>
        <w:tc>
          <w:tcPr>
            <w:vAlign w:val="center"/>
          </w:tcPr>
          <w:p w:rsidR="00000000" w:rsidDel="00000000" w:rsidP="00000000" w:rsidRDefault="00000000" w:rsidRPr="00000000" w14:paraId="000005ED">
            <w:pPr>
              <w:keepNext w:val="1"/>
              <w:spacing w:after="40" w:before="40" w:line="252.00000000000003" w:lineRule="auto"/>
              <w:jc w:val="center"/>
              <w:rPr/>
            </w:pPr>
            <w:r>
              <w:rPr>
                <w:rtl w:val="0"/>
              </w:rPr>
              <w:t xml:space="preserve">created_at</w:t>
            </w:r>
          </w:p>
        </w:tc>
        <w:tc>
          <w:tcPr>
            <w:vAlign w:val="center"/>
          </w:tcPr>
          <w:p w:rsidR="00000000" w:rsidDel="00000000" w:rsidP="00000000" w:rsidRDefault="00000000" w:rsidRPr="00000000" w14:paraId="000005EE">
            <w:pPr>
              <w:keepNext w:val="1"/>
              <w:spacing w:after="40" w:before="40" w:line="252.00000000000003" w:lineRule="auto"/>
              <w:jc w:val="center"/>
              <w:rPr/>
            </w:pPr>
            <w:r>
              <w:rPr>
                <w:rtl w:val="0"/>
              </w:rPr>
              <w:t xml:space="preserve">timestamp</w:t>
            </w:r>
          </w:p>
        </w:tc>
        <w:tc>
          <w:tcPr>
            <w:vAlign w:val="center"/>
          </w:tcPr>
          <w:p w:rsidR="00000000" w:rsidDel="00000000" w:rsidP="00000000" w:rsidRDefault="00000000" w:rsidRPr="00000000" w14:paraId="000005EF">
            <w:pPr>
              <w:keepNext w:val="1"/>
              <w:spacing w:after="40" w:before="40" w:line="252.00000000000003" w:lineRule="auto"/>
              <w:jc w:val="center"/>
              <w:rPr/>
            </w:pPr>
            <w:r>
              <w:rPr>
                <w:rtl w:val="0"/>
              </w:rPr>
              <w:t xml:space="preserve">Thời điểm tạo bản ghi.</w:t>
            </w:r>
          </w:p>
        </w:tc>
      </w:tr>
      <w:tr>
        <w:trPr>
          <w:cantSplit w:val="1"/>
          <w:tblHeader w:val="0"/>
        </w:trPr>
        <w:tc>
          <w:tcPr>
            <w:vAlign w:val="center"/>
          </w:tcPr>
          <w:p w:rsidR="00000000" w:rsidDel="00000000" w:rsidP="00000000" w:rsidRDefault="00000000" w:rsidRPr="00000000" w14:paraId="000005F0">
            <w:pPr>
              <w:spacing w:after="40" w:before="40" w:line="252.00000000000003" w:lineRule="auto"/>
              <w:jc w:val="center"/>
              <w:rPr/>
            </w:pPr>
            <w:r>
              <w:rPr>
                <w:rtl w:val="0"/>
              </w:rPr>
              <w:t xml:space="preserve">updated_at</w:t>
            </w:r>
          </w:p>
        </w:tc>
        <w:tc>
          <w:tcPr>
            <w:vAlign w:val="center"/>
          </w:tcPr>
          <w:p w:rsidR="00000000" w:rsidDel="00000000" w:rsidP="00000000" w:rsidRDefault="00000000" w:rsidRPr="00000000" w14:paraId="000005F1">
            <w:pPr>
              <w:spacing w:after="40" w:before="40" w:line="252.00000000000003" w:lineRule="auto"/>
              <w:jc w:val="center"/>
              <w:rPr/>
            </w:pPr>
            <w:r>
              <w:rPr>
                <w:rtl w:val="0"/>
              </w:rPr>
              <w:t xml:space="preserve">timestamp</w:t>
            </w:r>
          </w:p>
        </w:tc>
        <w:tc>
          <w:tcPr>
            <w:vAlign w:val="center"/>
          </w:tcPr>
          <w:p w:rsidR="00000000" w:rsidDel="00000000" w:rsidP="00000000" w:rsidRDefault="00000000" w:rsidRPr="00000000" w14:paraId="000005F2">
            <w:pPr>
              <w:spacing w:after="40" w:before="40" w:line="252.00000000000003" w:lineRule="auto"/>
              <w:jc w:val="center"/>
              <w:rPr/>
            </w:pPr>
            <w:r>
              <w:rPr>
                <w:rtl w:val="0"/>
              </w:rPr>
              <w:t xml:space="preserve">Thời điểm cập nhật bản ghi gần nhất.</w:t>
            </w:r>
          </w:p>
        </w:tc>
      </w:tr>
    </w:tbl>
    <w:p>
      <w:pPr>
        <w:keepNext w:val="1"/>
        <w:spacing w:before="120" w:lineRule="auto"/>
        <w:jc w:val="both"/>
        <w:rPr>
          <w:ins w:id="9123" w:author="Claude" w:date="2026-10-24T12:00:00Z"/>
          <w:b w:val="1"/>
          <w:bCs w:val="1"/>
        </w:rPr>
      </w:pPr>
      <w:ins w:id="9122" w:author="Claude" w:date="2026-10-24T12:00:00Z">
        <w:r>
          <w:rPr>
            <w:b/>
            <w:bCs/>
            <w:rtl w:val="0"/>
          </w:rPr>
          <w:t xml:space="preserve">- Bảng order_histories</w:t>
        </w:r>
      </w:ins>
    </w:p>
    <w:p>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ns w:id="9125" w:author="Claude" w:date="2026-10-24T12:00: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ins w:id="9124" w:author="Claude" w:date="2026-10-24T12:00:00Z">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36: Đặc tả dữ liệu bảng order_histories.</w:t>
        </w:r>
      </w:ins>
    </w:p>
    <w:tbl>
      <w:tblPr>
        <w:tblStyle w:val="Table36"/>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4"/>
        <w:gridCol w:w="1814"/>
        <w:gridCol w:w="4762"/>
        <w:tblGridChange w:id="0">
          <w:tblGrid>
            <w:gridCol w:w="2494"/>
            <w:gridCol w:w="1814"/>
            <w:gridCol w:w="4762"/>
          </w:tblGrid>
        </w:tblGridChange>
      </w:tblGrid>
      <w:tr>
        <w:trPr>
          <w:cantSplit w:val="1"/>
          <w:tblHeader w:val="1"/>
          <w:ins w:id="9126" w:author="Claude" w:date="2026-10-24T12:00:00Z"/>
        </w:trPr>
        <w:tc>
          <w:tcPr>
            <w:shd w:fill="ededed" w:val="clear"/>
            <w:vAlign w:val="center"/>
          </w:tcPr>
          <w:p w:rsidR="00000000" w:rsidDel="00000000" w:rsidP="00000000" w:rsidRDefault="00000000" w:rsidRPr="00000000" w14:paraId="000005E1">
            <w:pPr>
              <w:keepNext w:val="1"/>
              <w:spacing w:after="40" w:before="40" w:line="252.00000000000003" w:lineRule="auto"/>
              <w:jc w:val="center"/>
              <w:rPr>
                <w:ins w:id="9127" w:author="Claude" w:date="2026-10-24T12:00:00Z"/>
                <w:b w:val="1"/>
                <w:bCs w:val="1"/>
              </w:rPr>
            </w:pPr>
            <w:ins w:id="9128" w:author="Claude" w:date="2026-10-24T12:00:00Z">
              <w:r>
                <w:rPr>
                  <w:b w:val="1"/>
                  <w:bCs w:val="1"/>
                  <w:rtl w:val="0"/>
                </w:rPr>
                <w:t xml:space="preserve">Tên thuộc tính</w:t>
              </w:r>
            </w:ins>
          </w:p>
        </w:tc>
        <w:tc>
          <w:tcPr>
            <w:shd w:fill="ededed" w:val="clear"/>
            <w:vAlign w:val="center"/>
          </w:tcPr>
          <w:p w:rsidR="00000000" w:rsidDel="00000000" w:rsidP="00000000" w:rsidRDefault="00000000" w:rsidRPr="00000000" w14:paraId="000005E2">
            <w:pPr>
              <w:keepNext w:val="1"/>
              <w:spacing w:after="40" w:before="40" w:line="252.00000000000003" w:lineRule="auto"/>
              <w:jc w:val="center"/>
              <w:rPr>
                <w:ins w:id="9129" w:author="Claude" w:date="2026-10-24T12:00:00Z"/>
                <w:b w:val="1"/>
                <w:bCs w:val="1"/>
              </w:rPr>
            </w:pPr>
            <w:ins w:id="9130" w:author="Claude" w:date="2026-10-24T12:00:00Z">
              <w:r>
                <w:rPr>
                  <w:b w:val="1"/>
                  <w:bCs w:val="1"/>
                  <w:rtl w:val="0"/>
                </w:rPr>
                <w:t xml:space="preserve">Kiểu dữ liệu</w:t>
              </w:r>
            </w:ins>
          </w:p>
        </w:tc>
        <w:tc>
          <w:tcPr>
            <w:shd w:fill="ededed" w:val="clear"/>
            <w:vAlign w:val="center"/>
          </w:tcPr>
          <w:p w:rsidR="00000000" w:rsidDel="00000000" w:rsidP="00000000" w:rsidRDefault="00000000" w:rsidRPr="00000000" w14:paraId="000005E3">
            <w:pPr>
              <w:keepNext w:val="1"/>
              <w:spacing w:after="40" w:before="40" w:line="252.00000000000003" w:lineRule="auto"/>
              <w:jc w:val="center"/>
              <w:rPr>
                <w:ins w:id="9131" w:author="Claude" w:date="2026-10-24T12:00:00Z"/>
                <w:b w:val="1"/>
                <w:bCs w:val="1"/>
              </w:rPr>
            </w:pPr>
            <w:ins w:id="9132" w:author="Claude" w:date="2026-10-24T12:00:00Z">
              <w:r>
                <w:rPr>
                  <w:b w:val="1"/>
                  <w:bCs w:val="1"/>
                  <w:rtl w:val="0"/>
                </w:rPr>
                <w:t xml:space="preserve">Mô tả</w:t>
              </w:r>
            </w:ins>
          </w:p>
        </w:tc>
      </w:tr>
      <w:tr>
        <w:trPr>
          <w:cantSplit w:val="1"/>
          <w:tblHeader w:val="0"/>
          <w:ins w:id="9133" w:author="Claude" w:date="2026-10-24T12:00:00Z"/>
        </w:trPr>
        <w:tc>
          <w:tcPr>
            <w:vAlign w:val="center"/>
          </w:tcPr>
          <w:p w:rsidR="00000000" w:rsidDel="00000000" w:rsidP="00000000" w:rsidRDefault="00000000" w:rsidRPr="00000000" w14:paraId="000005E4">
            <w:pPr>
              <w:keepNext w:val="1"/>
              <w:spacing w:after="40" w:before="40" w:line="252.00000000000003" w:lineRule="auto"/>
              <w:jc w:val="center"/>
              <w:rPr>
                <w:ins w:id="9134" w:author="Claude" w:date="2026-10-24T12:00:00Z"/>
              </w:rPr>
            </w:pPr>
            <w:ins w:id="9135" w:author="Claude" w:date="2026-10-24T12:00:00Z">
              <w:r>
                <w:rPr>
                  <w:rtl w:val="0"/>
                </w:rPr>
                <w:t xml:space="preserve">id</w:t>
              </w:r>
            </w:ins>
          </w:p>
        </w:tc>
        <w:tc>
          <w:tcPr>
            <w:vAlign w:val="center"/>
          </w:tcPr>
          <w:p w:rsidR="00000000" w:rsidDel="00000000" w:rsidP="00000000" w:rsidRDefault="00000000" w:rsidRPr="00000000" w14:paraId="000005E5">
            <w:pPr>
              <w:keepNext w:val="1"/>
              <w:spacing w:after="40" w:before="40" w:line="252.00000000000003" w:lineRule="auto"/>
              <w:jc w:val="center"/>
              <w:rPr>
                <w:ins w:id="9136" w:author="Claude" w:date="2026-10-24T12:00:00Z"/>
              </w:rPr>
            </w:pPr>
            <w:ins w:id="9137" w:author="Claude" w:date="2026-10-24T12:00:00Z">
              <w:r>
                <w:rPr>
                  <w:rtl w:val="0"/>
                </w:rPr>
                <w:t xml:space="preserve">bigint unsigned</w:t>
              </w:r>
            </w:ins>
          </w:p>
        </w:tc>
        <w:tc>
          <w:tcPr>
            <w:vAlign w:val="center"/>
          </w:tcPr>
          <w:p w:rsidR="00000000" w:rsidDel="00000000" w:rsidP="00000000" w:rsidRDefault="00000000" w:rsidRPr="00000000" w14:paraId="000005E6">
            <w:pPr>
              <w:keepNext w:val="1"/>
              <w:spacing w:after="40" w:before="40" w:line="252.00000000000003" w:lineRule="auto"/>
              <w:jc w:val="both"/>
              <w:rPr>
                <w:ins w:id="9138" w:author="Claude" w:date="2026-10-24T12:00:00Z"/>
              </w:rPr>
            </w:pPr>
            <w:ins w:id="9139" w:author="Claude" w:date="2026-10-24T12:00:00Z">
              <w:r>
                <w:rPr>
                  <w:rtl w:val="0"/>
                </w:rPr>
                <w:t xml:space="preserve">Khóa chính, định danh dòng nhật ký.</w:t>
              </w:r>
            </w:ins>
          </w:p>
        </w:tc>
      </w:tr>
      <w:tr>
        <w:trPr>
          <w:cantSplit w:val="1"/>
          <w:tblHeader w:val="0"/>
          <w:ins w:id="9140" w:author="Claude" w:date="2026-10-24T12:00:00Z"/>
        </w:trPr>
        <w:tc>
          <w:tcPr>
            <w:vAlign w:val="center"/>
          </w:tcPr>
          <w:p w:rsidR="00000000" w:rsidDel="00000000" w:rsidP="00000000" w:rsidRDefault="00000000" w:rsidRPr="00000000" w14:paraId="000005E4">
            <w:pPr>
              <w:keepNext w:val="1"/>
              <w:spacing w:after="40" w:before="40" w:line="252.00000000000003" w:lineRule="auto"/>
              <w:jc w:val="center"/>
              <w:rPr>
                <w:ins w:id="9141" w:author="Claude" w:date="2026-10-24T12:00:00Z"/>
              </w:rPr>
            </w:pPr>
            <w:ins w:id="9142" w:author="Claude" w:date="2026-10-24T12:00:00Z">
              <w:r>
                <w:rPr>
                  <w:rtl w:val="0"/>
                </w:rPr>
                <w:t xml:space="preserve">order_id</w:t>
              </w:r>
            </w:ins>
          </w:p>
        </w:tc>
        <w:tc>
          <w:tcPr>
            <w:vAlign w:val="center"/>
          </w:tcPr>
          <w:p w:rsidR="00000000" w:rsidDel="00000000" w:rsidP="00000000" w:rsidRDefault="00000000" w:rsidRPr="00000000" w14:paraId="000005E5">
            <w:pPr>
              <w:keepNext w:val="1"/>
              <w:spacing w:after="40" w:before="40" w:line="252.00000000000003" w:lineRule="auto"/>
              <w:jc w:val="center"/>
              <w:rPr>
                <w:ins w:id="9143" w:author="Claude" w:date="2026-10-24T12:00:00Z"/>
              </w:rPr>
            </w:pPr>
            <w:ins w:id="9144" w:author="Claude" w:date="2026-10-24T12:00:00Z">
              <w:r>
                <w:rPr>
                  <w:rtl w:val="0"/>
                </w:rPr>
                <w:t xml:space="preserve">bigint unsigned</w:t>
              </w:r>
            </w:ins>
          </w:p>
        </w:tc>
        <w:tc>
          <w:tcPr>
            <w:vAlign w:val="center"/>
          </w:tcPr>
          <w:p w:rsidR="00000000" w:rsidDel="00000000" w:rsidP="00000000" w:rsidRDefault="00000000" w:rsidRPr="00000000" w14:paraId="000005E6">
            <w:pPr>
              <w:keepNext w:val="1"/>
              <w:spacing w:after="40" w:before="40" w:line="252.00000000000003" w:lineRule="auto"/>
              <w:jc w:val="both"/>
              <w:rPr>
                <w:ins w:id="9145" w:author="Claude" w:date="2026-10-24T12:00:00Z"/>
              </w:rPr>
            </w:pPr>
            <w:ins w:id="9146" w:author="Claude" w:date="2026-10-24T12:00:00Z">
              <w:r>
                <w:rPr>
                  <w:rtl w:val="0"/>
                </w:rPr>
                <w:t xml:space="preserve">Khóa ngoại tham chiếu orders.id; đơn hàng được chuyển trạng thái.</w:t>
              </w:r>
            </w:ins>
          </w:p>
        </w:tc>
      </w:tr>
      <w:tr>
        <w:trPr>
          <w:cantSplit w:val="1"/>
          <w:tblHeader w:val="0"/>
          <w:ins w:id="9147" w:author="Claude" w:date="2026-10-24T12:00:00Z"/>
        </w:trPr>
        <w:tc>
          <w:tcPr>
            <w:vAlign w:val="center"/>
          </w:tcPr>
          <w:p w:rsidR="00000000" w:rsidDel="00000000" w:rsidP="00000000" w:rsidRDefault="00000000" w:rsidRPr="00000000" w14:paraId="000005E4">
            <w:pPr>
              <w:keepNext w:val="1"/>
              <w:spacing w:after="40" w:before="40" w:line="252.00000000000003" w:lineRule="auto"/>
              <w:jc w:val="center"/>
              <w:rPr>
                <w:ins w:id="9148" w:author="Claude" w:date="2026-10-24T12:00:00Z"/>
              </w:rPr>
            </w:pPr>
            <w:ins w:id="9149" w:author="Claude" w:date="2026-10-24T12:00:00Z">
              <w:r>
                <w:rPr>
                  <w:rtl w:val="0"/>
                </w:rPr>
                <w:t xml:space="preserve">from_status</w:t>
              </w:r>
            </w:ins>
          </w:p>
        </w:tc>
        <w:tc>
          <w:tcPr>
            <w:vAlign w:val="center"/>
          </w:tcPr>
          <w:p w:rsidR="00000000" w:rsidDel="00000000" w:rsidP="00000000" w:rsidRDefault="00000000" w:rsidRPr="00000000" w14:paraId="000005E5">
            <w:pPr>
              <w:keepNext w:val="1"/>
              <w:spacing w:after="40" w:before="40" w:line="252.00000000000003" w:lineRule="auto"/>
              <w:jc w:val="center"/>
              <w:rPr>
                <w:ins w:id="9150" w:author="Claude" w:date="2026-10-24T12:00:00Z"/>
              </w:rPr>
            </w:pPr>
            <w:ins w:id="9151" w:author="Claude" w:date="2026-10-24T12:00:00Z">
              <w:r>
                <w:rPr>
                  <w:rtl w:val="0"/>
                </w:rPr>
                <w:t xml:space="preserve">enum(6 trạng thái đơn)</w:t>
              </w:r>
            </w:ins>
          </w:p>
        </w:tc>
        <w:tc>
          <w:tcPr>
            <w:vAlign w:val="center"/>
          </w:tcPr>
          <w:p w:rsidR="00000000" w:rsidDel="00000000" w:rsidP="00000000" w:rsidRDefault="00000000" w:rsidRPr="00000000" w14:paraId="000005E6">
            <w:pPr>
              <w:keepNext w:val="1"/>
              <w:spacing w:after="40" w:before="40" w:line="252.00000000000003" w:lineRule="auto"/>
              <w:jc w:val="both"/>
              <w:rPr>
                <w:ins w:id="9152" w:author="Claude" w:date="2026-10-24T12:00:00Z"/>
              </w:rPr>
            </w:pPr>
            <w:ins w:id="9153" w:author="Claude" w:date="2026-10-24T12:00:00Z">
              <w:r>
                <w:rPr>
                  <w:rtl w:val="0"/>
                </w:rPr>
                <w:t xml:space="preserve">Trạng thái trước khi chuyển; rỗng với dòng tạo đơn.</w:t>
              </w:r>
            </w:ins>
          </w:p>
        </w:tc>
      </w:tr>
      <w:tr>
        <w:trPr>
          <w:cantSplit w:val="1"/>
          <w:tblHeader w:val="0"/>
          <w:ins w:id="9154" w:author="Claude" w:date="2026-10-24T12:00:00Z"/>
        </w:trPr>
        <w:tc>
          <w:tcPr>
            <w:vAlign w:val="center"/>
          </w:tcPr>
          <w:p w:rsidR="00000000" w:rsidDel="00000000" w:rsidP="00000000" w:rsidRDefault="00000000" w:rsidRPr="00000000" w14:paraId="000005E4">
            <w:pPr>
              <w:keepNext w:val="1"/>
              <w:spacing w:after="40" w:before="40" w:line="252.00000000000003" w:lineRule="auto"/>
              <w:jc w:val="center"/>
              <w:rPr>
                <w:ins w:id="9155" w:author="Claude" w:date="2026-10-24T12:00:00Z"/>
              </w:rPr>
            </w:pPr>
            <w:ins w:id="9156" w:author="Claude" w:date="2026-10-24T12:00:00Z">
              <w:r>
                <w:rPr>
                  <w:rtl w:val="0"/>
                </w:rPr>
                <w:t xml:space="preserve">to_status</w:t>
              </w:r>
            </w:ins>
          </w:p>
        </w:tc>
        <w:tc>
          <w:tcPr>
            <w:vAlign w:val="center"/>
          </w:tcPr>
          <w:p w:rsidR="00000000" w:rsidDel="00000000" w:rsidP="00000000" w:rsidRDefault="00000000" w:rsidRPr="00000000" w14:paraId="000005E5">
            <w:pPr>
              <w:keepNext w:val="1"/>
              <w:spacing w:after="40" w:before="40" w:line="252.00000000000003" w:lineRule="auto"/>
              <w:jc w:val="center"/>
              <w:rPr>
                <w:ins w:id="9157" w:author="Claude" w:date="2026-10-24T12:00:00Z"/>
              </w:rPr>
            </w:pPr>
            <w:ins w:id="9158" w:author="Claude" w:date="2026-10-24T12:00:00Z">
              <w:r>
                <w:rPr>
                  <w:rtl w:val="0"/>
                </w:rPr>
                <w:t xml:space="preserve">enum(6 trạng thái đơn)</w:t>
              </w:r>
            </w:ins>
          </w:p>
        </w:tc>
        <w:tc>
          <w:tcPr>
            <w:vAlign w:val="center"/>
          </w:tcPr>
          <w:p w:rsidR="00000000" w:rsidDel="00000000" w:rsidP="00000000" w:rsidRDefault="00000000" w:rsidRPr="00000000" w14:paraId="000005E6">
            <w:pPr>
              <w:keepNext w:val="1"/>
              <w:spacing w:after="40" w:before="40" w:line="252.00000000000003" w:lineRule="auto"/>
              <w:jc w:val="both"/>
              <w:rPr>
                <w:ins w:id="9159" w:author="Claude" w:date="2026-10-24T12:00:00Z"/>
              </w:rPr>
            </w:pPr>
            <w:ins w:id="9160" w:author="Claude" w:date="2026-10-24T12:00:00Z">
              <w:r>
                <w:rPr>
                  <w:rtl w:val="0"/>
                </w:rPr>
                <w:t xml:space="preserve">Trạng thái sau khi chuyển.</w:t>
              </w:r>
            </w:ins>
          </w:p>
        </w:tc>
      </w:tr>
      <w:tr>
        <w:trPr>
          <w:cantSplit w:val="1"/>
          <w:tblHeader w:val="0"/>
          <w:ins w:id="9161" w:author="Claude" w:date="2026-10-24T12:00:00Z"/>
        </w:trPr>
        <w:tc>
          <w:tcPr>
            <w:vAlign w:val="center"/>
          </w:tcPr>
          <w:p w:rsidR="00000000" w:rsidDel="00000000" w:rsidP="00000000" w:rsidRDefault="00000000" w:rsidRPr="00000000" w14:paraId="000005E4">
            <w:pPr>
              <w:keepNext w:val="1"/>
              <w:spacing w:after="40" w:before="40" w:line="252.00000000000003" w:lineRule="auto"/>
              <w:jc w:val="center"/>
              <w:rPr>
                <w:ins w:id="9162" w:author="Claude" w:date="2026-10-24T12:00:00Z"/>
              </w:rPr>
            </w:pPr>
            <w:ins w:id="9163" w:author="Claude" w:date="2026-10-24T12:00:00Z">
              <w:r>
                <w:rPr>
                  <w:rtl w:val="0"/>
                </w:rPr>
                <w:t xml:space="preserve">changed_by</w:t>
              </w:r>
            </w:ins>
          </w:p>
        </w:tc>
        <w:tc>
          <w:tcPr>
            <w:vAlign w:val="center"/>
          </w:tcPr>
          <w:p w:rsidR="00000000" w:rsidDel="00000000" w:rsidP="00000000" w:rsidRDefault="00000000" w:rsidRPr="00000000" w14:paraId="000005E5">
            <w:pPr>
              <w:keepNext w:val="1"/>
              <w:spacing w:after="40" w:before="40" w:line="252.00000000000003" w:lineRule="auto"/>
              <w:jc w:val="center"/>
              <w:rPr>
                <w:ins w:id="9164" w:author="Claude" w:date="2026-10-24T12:00:00Z"/>
              </w:rPr>
            </w:pPr>
            <w:ins w:id="9165" w:author="Claude" w:date="2026-10-24T12:00:00Z">
              <w:r>
                <w:rPr>
                  <w:rtl w:val="0"/>
                </w:rPr>
                <w:t xml:space="preserve">bigint unsigned</w:t>
              </w:r>
            </w:ins>
          </w:p>
        </w:tc>
        <w:tc>
          <w:tcPr>
            <w:vAlign w:val="center"/>
          </w:tcPr>
          <w:p w:rsidR="00000000" w:rsidDel="00000000" w:rsidP="00000000" w:rsidRDefault="00000000" w:rsidRPr="00000000" w14:paraId="000005E6">
            <w:pPr>
              <w:keepNext w:val="1"/>
              <w:spacing w:after="40" w:before="40" w:line="252.00000000000003" w:lineRule="auto"/>
              <w:jc w:val="both"/>
              <w:rPr>
                <w:ins w:id="9166" w:author="Claude" w:date="2026-10-24T12:00:00Z"/>
              </w:rPr>
            </w:pPr>
            <w:ins w:id="9167" w:author="Claude" w:date="2026-10-24T12:00:00Z">
              <w:r>
                <w:rPr>
                  <w:rtl w:val="0"/>
                </w:rPr>
                <w:t xml:space="preserve">Khóa ngoại tham chiếu users.id; người thực hiện.</w:t>
              </w:r>
            </w:ins>
          </w:p>
        </w:tc>
      </w:tr>
      <w:tr>
        <w:trPr>
          <w:cantSplit w:val="1"/>
          <w:tblHeader w:val="0"/>
          <w:ins w:id="9168" w:author="Claude" w:date="2026-10-24T12:00:00Z"/>
        </w:trPr>
        <w:tc>
          <w:tcPr>
            <w:vAlign w:val="center"/>
          </w:tcPr>
          <w:p w:rsidR="00000000" w:rsidDel="00000000" w:rsidP="00000000" w:rsidRDefault="00000000" w:rsidRPr="00000000" w14:paraId="000005E4">
            <w:pPr>
              <w:keepNext w:val="1"/>
              <w:spacing w:after="40" w:before="40" w:line="252.00000000000003" w:lineRule="auto"/>
              <w:jc w:val="center"/>
              <w:rPr>
                <w:ins w:id="9169" w:author="Claude" w:date="2026-10-24T12:00:00Z"/>
              </w:rPr>
            </w:pPr>
            <w:ins w:id="9170" w:author="Claude" w:date="2026-10-24T12:00:00Z">
              <w:r>
                <w:rPr>
                  <w:rtl w:val="0"/>
                </w:rPr>
                <w:t xml:space="preserve">note</w:t>
              </w:r>
            </w:ins>
          </w:p>
        </w:tc>
        <w:tc>
          <w:tcPr>
            <w:vAlign w:val="center"/>
          </w:tcPr>
          <w:p w:rsidR="00000000" w:rsidDel="00000000" w:rsidP="00000000" w:rsidRDefault="00000000" w:rsidRPr="00000000" w14:paraId="000005E5">
            <w:pPr>
              <w:keepNext w:val="1"/>
              <w:spacing w:after="40" w:before="40" w:line="252.00000000000003" w:lineRule="auto"/>
              <w:jc w:val="center"/>
              <w:rPr>
                <w:ins w:id="9171" w:author="Claude" w:date="2026-10-24T12:00:00Z"/>
              </w:rPr>
            </w:pPr>
            <w:ins w:id="9172" w:author="Claude" w:date="2026-10-24T12:00:00Z">
              <w:r>
                <w:rPr>
                  <w:rtl w:val="0"/>
                </w:rPr>
                <w:t xml:space="preserve">text</w:t>
              </w:r>
            </w:ins>
          </w:p>
        </w:tc>
        <w:tc>
          <w:tcPr>
            <w:vAlign w:val="center"/>
          </w:tcPr>
          <w:p w:rsidR="00000000" w:rsidDel="00000000" w:rsidP="00000000" w:rsidRDefault="00000000" w:rsidRPr="00000000" w14:paraId="000005E6">
            <w:pPr>
              <w:keepNext w:val="1"/>
              <w:spacing w:after="40" w:before="40" w:line="252.00000000000003" w:lineRule="auto"/>
              <w:jc w:val="both"/>
              <w:rPr>
                <w:ins w:id="9173" w:author="Claude" w:date="2026-10-24T12:00:00Z"/>
              </w:rPr>
            </w:pPr>
            <w:ins w:id="9174" w:author="Claude" w:date="2026-10-24T12:00:00Z">
              <w:r>
                <w:rPr>
                  <w:rtl w:val="0"/>
                </w:rPr>
                <w:t xml:space="preserve">Ghi chú, bắt buộc với lý do huỷ đơn.</w:t>
              </w:r>
            </w:ins>
          </w:p>
        </w:tc>
      </w:tr>
      <w:tr>
        <w:trPr>
          <w:cantSplit w:val="1"/>
          <w:tblHeader w:val="0"/>
          <w:ins w:id="9175" w:author="Claude" w:date="2026-10-24T12:00:00Z"/>
        </w:trPr>
        <w:tc>
          <w:tcPr>
            <w:vAlign w:val="center"/>
          </w:tcPr>
          <w:p w:rsidR="00000000" w:rsidDel="00000000" w:rsidP="00000000" w:rsidRDefault="00000000" w:rsidRPr="00000000" w14:paraId="000005E4">
            <w:pPr>
              <w:keepNext w:val="1"/>
              <w:spacing w:after="40" w:before="40" w:line="252.00000000000003" w:lineRule="auto"/>
              <w:jc w:val="center"/>
              <w:rPr>
                <w:ins w:id="9176" w:author="Claude" w:date="2026-10-24T12:00:00Z"/>
              </w:rPr>
            </w:pPr>
            <w:ins w:id="9177" w:author="Claude" w:date="2026-10-24T12:00:00Z">
              <w:r>
                <w:rPr>
                  <w:rtl w:val="0"/>
                </w:rPr>
                <w:t xml:space="preserve">created_at</w:t>
              </w:r>
            </w:ins>
          </w:p>
        </w:tc>
        <w:tc>
          <w:tcPr>
            <w:vAlign w:val="center"/>
          </w:tcPr>
          <w:p w:rsidR="00000000" w:rsidDel="00000000" w:rsidP="00000000" w:rsidRDefault="00000000" w:rsidRPr="00000000" w14:paraId="000005E5">
            <w:pPr>
              <w:keepNext w:val="1"/>
              <w:spacing w:after="40" w:before="40" w:line="252.00000000000003" w:lineRule="auto"/>
              <w:jc w:val="center"/>
              <w:rPr>
                <w:ins w:id="9178" w:author="Claude" w:date="2026-10-24T12:00:00Z"/>
              </w:rPr>
            </w:pPr>
            <w:ins w:id="9179" w:author="Claude" w:date="2026-10-24T12:00:00Z">
              <w:r>
                <w:rPr>
                  <w:rtl w:val="0"/>
                </w:rPr>
                <w:t xml:space="preserve">timestamp</w:t>
              </w:r>
            </w:ins>
          </w:p>
        </w:tc>
        <w:tc>
          <w:tcPr>
            <w:vAlign w:val="center"/>
          </w:tcPr>
          <w:p w:rsidR="00000000" w:rsidDel="00000000" w:rsidP="00000000" w:rsidRDefault="00000000" w:rsidRPr="00000000" w14:paraId="000005E6">
            <w:pPr>
              <w:keepNext w:val="1"/>
              <w:spacing w:after="40" w:before="40" w:line="252.00000000000003" w:lineRule="auto"/>
              <w:jc w:val="both"/>
              <w:rPr>
                <w:ins w:id="9180" w:author="Claude" w:date="2026-10-24T12:00:00Z"/>
              </w:rPr>
            </w:pPr>
            <w:ins w:id="9181" w:author="Claude" w:date="2026-10-24T12:00:00Z">
              <w:r>
                <w:rPr>
                  <w:rtl w:val="0"/>
                </w:rPr>
                <w:t xml:space="preserve">Thời điểm chuyển trạng thái.</w:t>
              </w:r>
            </w:ins>
          </w:p>
        </w:tc>
      </w:tr>
    </w:tbl>
    <w:p>
      <w:pPr>
        <w:keepNext w:val="1"/>
        <w:spacing w:before="120" w:lineRule="auto"/>
        <w:jc w:val="both"/>
        <w:rPr>
          <w:ins w:id="9183" w:author="Claude" w:date="2026-10-24T12:00:00Z"/>
          <w:b w:val="1"/>
          <w:bCs w:val="1"/>
        </w:rPr>
      </w:pPr>
      <w:ins w:id="9182" w:author="Claude" w:date="2026-10-24T12:00:00Z">
        <w:r>
          <w:rPr>
            <w:b/>
            <w:bCs/>
            <w:rtl w:val="0"/>
          </w:rPr>
          <w:t xml:space="preserve">- Bảng payroll_adjustments</w:t>
        </w:r>
      </w:ins>
    </w:p>
    <w:p>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ns w:id="9185" w:author="Claude" w:date="2026-10-24T12:00: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ins w:id="9184" w:author="Claude" w:date="2026-10-24T12:00:00Z">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37: Đặc tả dữ liệu bảng payroll_adjustments.</w:t>
        </w:r>
      </w:ins>
    </w:p>
    <w:tbl>
      <w:tblPr>
        <w:tblStyle w:val="Table36"/>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4"/>
        <w:gridCol w:w="1814"/>
        <w:gridCol w:w="4762"/>
        <w:tblGridChange w:id="0">
          <w:tblGrid>
            <w:gridCol w:w="2494"/>
            <w:gridCol w:w="1814"/>
            <w:gridCol w:w="4762"/>
          </w:tblGrid>
        </w:tblGridChange>
      </w:tblGrid>
      <w:tr>
        <w:trPr>
          <w:cantSplit w:val="1"/>
          <w:tblHeader w:val="1"/>
          <w:ins w:id="9186" w:author="Claude" w:date="2026-10-24T12:00:00Z"/>
        </w:trPr>
        <w:tc>
          <w:tcPr>
            <w:shd w:fill="ededed" w:val="clear"/>
            <w:vAlign w:val="center"/>
          </w:tcPr>
          <w:p w:rsidR="00000000" w:rsidDel="00000000" w:rsidP="00000000" w:rsidRDefault="00000000" w:rsidRPr="00000000" w14:paraId="000005E1">
            <w:pPr>
              <w:keepNext w:val="1"/>
              <w:spacing w:after="40" w:before="40" w:line="252.00000000000003" w:lineRule="auto"/>
              <w:jc w:val="center"/>
              <w:rPr>
                <w:ins w:id="9187" w:author="Claude" w:date="2026-10-24T12:00:00Z"/>
                <w:b w:val="1"/>
                <w:bCs w:val="1"/>
              </w:rPr>
            </w:pPr>
            <w:ins w:id="9188" w:author="Claude" w:date="2026-10-24T12:00:00Z">
              <w:r>
                <w:rPr>
                  <w:b w:val="1"/>
                  <w:bCs w:val="1"/>
                  <w:rtl w:val="0"/>
                </w:rPr>
                <w:t xml:space="preserve">Tên thuộc tính</w:t>
              </w:r>
            </w:ins>
          </w:p>
        </w:tc>
        <w:tc>
          <w:tcPr>
            <w:shd w:fill="ededed" w:val="clear"/>
            <w:vAlign w:val="center"/>
          </w:tcPr>
          <w:p w:rsidR="00000000" w:rsidDel="00000000" w:rsidP="00000000" w:rsidRDefault="00000000" w:rsidRPr="00000000" w14:paraId="000005E2">
            <w:pPr>
              <w:keepNext w:val="1"/>
              <w:spacing w:after="40" w:before="40" w:line="252.00000000000003" w:lineRule="auto"/>
              <w:jc w:val="center"/>
              <w:rPr>
                <w:ins w:id="9189" w:author="Claude" w:date="2026-10-24T12:00:00Z"/>
                <w:b w:val="1"/>
                <w:bCs w:val="1"/>
              </w:rPr>
            </w:pPr>
            <w:ins w:id="9190" w:author="Claude" w:date="2026-10-24T12:00:00Z">
              <w:r>
                <w:rPr>
                  <w:b w:val="1"/>
                  <w:bCs w:val="1"/>
                  <w:rtl w:val="0"/>
                </w:rPr>
                <w:t xml:space="preserve">Kiểu dữ liệu</w:t>
              </w:r>
            </w:ins>
          </w:p>
        </w:tc>
        <w:tc>
          <w:tcPr>
            <w:shd w:fill="ededed" w:val="clear"/>
            <w:vAlign w:val="center"/>
          </w:tcPr>
          <w:p w:rsidR="00000000" w:rsidDel="00000000" w:rsidP="00000000" w:rsidRDefault="00000000" w:rsidRPr="00000000" w14:paraId="000005E3">
            <w:pPr>
              <w:keepNext w:val="1"/>
              <w:spacing w:after="40" w:before="40" w:line="252.00000000000003" w:lineRule="auto"/>
              <w:jc w:val="center"/>
              <w:rPr>
                <w:ins w:id="9191" w:author="Claude" w:date="2026-10-24T12:00:00Z"/>
                <w:b w:val="1"/>
                <w:bCs w:val="1"/>
              </w:rPr>
            </w:pPr>
            <w:ins w:id="9192" w:author="Claude" w:date="2026-10-24T12:00:00Z">
              <w:r>
                <w:rPr>
                  <w:b w:val="1"/>
                  <w:bCs w:val="1"/>
                  <w:rtl w:val="0"/>
                </w:rPr>
                <w:t xml:space="preserve">Mô tả</w:t>
              </w:r>
            </w:ins>
          </w:p>
        </w:tc>
      </w:tr>
      <w:tr>
        <w:trPr>
          <w:cantSplit w:val="1"/>
          <w:tblHeader w:val="0"/>
          <w:ins w:id="9193" w:author="Claude" w:date="2026-10-24T12:00:00Z"/>
        </w:trPr>
        <w:tc>
          <w:tcPr>
            <w:vAlign w:val="center"/>
          </w:tcPr>
          <w:p w:rsidR="00000000" w:rsidDel="00000000" w:rsidP="00000000" w:rsidRDefault="00000000" w:rsidRPr="00000000" w14:paraId="000005E4">
            <w:pPr>
              <w:keepNext w:val="1"/>
              <w:spacing w:after="40" w:before="40" w:line="252.00000000000003" w:lineRule="auto"/>
              <w:jc w:val="center"/>
              <w:rPr>
                <w:ins w:id="9194" w:author="Claude" w:date="2026-10-24T12:00:00Z"/>
              </w:rPr>
            </w:pPr>
            <w:ins w:id="9195" w:author="Claude" w:date="2026-10-24T12:00:00Z">
              <w:r>
                <w:rPr>
                  <w:rtl w:val="0"/>
                </w:rPr>
                <w:t xml:space="preserve">id</w:t>
              </w:r>
            </w:ins>
          </w:p>
        </w:tc>
        <w:tc>
          <w:tcPr>
            <w:vAlign w:val="center"/>
          </w:tcPr>
          <w:p w:rsidR="00000000" w:rsidDel="00000000" w:rsidP="00000000" w:rsidRDefault="00000000" w:rsidRPr="00000000" w14:paraId="000005E5">
            <w:pPr>
              <w:keepNext w:val="1"/>
              <w:spacing w:after="40" w:before="40" w:line="252.00000000000003" w:lineRule="auto"/>
              <w:jc w:val="center"/>
              <w:rPr>
                <w:ins w:id="9196" w:author="Claude" w:date="2026-10-24T12:00:00Z"/>
              </w:rPr>
            </w:pPr>
            <w:ins w:id="9197" w:author="Claude" w:date="2026-10-24T12:00:00Z">
              <w:r>
                <w:rPr>
                  <w:rtl w:val="0"/>
                </w:rPr>
                <w:t xml:space="preserve">bigint unsigned</w:t>
              </w:r>
            </w:ins>
          </w:p>
        </w:tc>
        <w:tc>
          <w:tcPr>
            <w:vAlign w:val="center"/>
          </w:tcPr>
          <w:p w:rsidR="00000000" w:rsidDel="00000000" w:rsidP="00000000" w:rsidRDefault="00000000" w:rsidRPr="00000000" w14:paraId="000005E6">
            <w:pPr>
              <w:keepNext w:val="1"/>
              <w:spacing w:after="40" w:before="40" w:line="252.00000000000003" w:lineRule="auto"/>
              <w:jc w:val="both"/>
              <w:rPr>
                <w:ins w:id="9198" w:author="Claude" w:date="2026-10-24T12:00:00Z"/>
              </w:rPr>
            </w:pPr>
            <w:ins w:id="9199" w:author="Claude" w:date="2026-10-24T12:00:00Z">
              <w:r>
                <w:rPr>
                  <w:rtl w:val="0"/>
                </w:rPr>
                <w:t xml:space="preserve">Khóa chính, định danh khoản điều chỉnh lương.</w:t>
              </w:r>
            </w:ins>
          </w:p>
        </w:tc>
      </w:tr>
      <w:tr>
        <w:trPr>
          <w:cantSplit w:val="1"/>
          <w:tblHeader w:val="0"/>
          <w:ins w:id="9200" w:author="Claude" w:date="2026-10-24T12:00:00Z"/>
        </w:trPr>
        <w:tc>
          <w:tcPr>
            <w:vAlign w:val="center"/>
          </w:tcPr>
          <w:p w:rsidR="00000000" w:rsidDel="00000000" w:rsidP="00000000" w:rsidRDefault="00000000" w:rsidRPr="00000000" w14:paraId="000005E4">
            <w:pPr>
              <w:keepNext w:val="1"/>
              <w:spacing w:after="40" w:before="40" w:line="252.00000000000003" w:lineRule="auto"/>
              <w:jc w:val="center"/>
              <w:rPr>
                <w:ins w:id="9201" w:author="Claude" w:date="2026-10-24T12:00:00Z"/>
              </w:rPr>
            </w:pPr>
            <w:ins w:id="9202" w:author="Claude" w:date="2026-10-24T12:00:00Z">
              <w:r>
                <w:rPr>
                  <w:rtl w:val="0"/>
                </w:rPr>
                <w:t xml:space="preserve">payroll_id</w:t>
              </w:r>
            </w:ins>
          </w:p>
        </w:tc>
        <w:tc>
          <w:tcPr>
            <w:vAlign w:val="center"/>
          </w:tcPr>
          <w:p w:rsidR="00000000" w:rsidDel="00000000" w:rsidP="00000000" w:rsidRDefault="00000000" w:rsidRPr="00000000" w14:paraId="000005E5">
            <w:pPr>
              <w:keepNext w:val="1"/>
              <w:spacing w:after="40" w:before="40" w:line="252.00000000000003" w:lineRule="auto"/>
              <w:jc w:val="center"/>
              <w:rPr>
                <w:ins w:id="9203" w:author="Claude" w:date="2026-10-24T12:00:00Z"/>
              </w:rPr>
            </w:pPr>
            <w:ins w:id="9204" w:author="Claude" w:date="2026-10-24T12:00:00Z">
              <w:r>
                <w:rPr>
                  <w:rtl w:val="0"/>
                </w:rPr>
                <w:t xml:space="preserve">bigint unsigned</w:t>
              </w:r>
            </w:ins>
          </w:p>
        </w:tc>
        <w:tc>
          <w:tcPr>
            <w:vAlign w:val="center"/>
          </w:tcPr>
          <w:p w:rsidR="00000000" w:rsidDel="00000000" w:rsidP="00000000" w:rsidRDefault="00000000" w:rsidRPr="00000000" w14:paraId="000005E6">
            <w:pPr>
              <w:keepNext w:val="1"/>
              <w:spacing w:after="40" w:before="40" w:line="252.00000000000003" w:lineRule="auto"/>
              <w:jc w:val="both"/>
              <w:rPr>
                <w:ins w:id="9205" w:author="Claude" w:date="2026-10-24T12:00:00Z"/>
              </w:rPr>
            </w:pPr>
            <w:ins w:id="9206" w:author="Claude" w:date="2026-10-24T12:00:00Z">
              <w:r>
                <w:rPr>
                  <w:rtl w:val="0"/>
                </w:rPr>
                <w:t xml:space="preserve">Khóa ngoại tham chiếu payrolls.id; bảng lương chứa khoản này.</w:t>
              </w:r>
            </w:ins>
          </w:p>
        </w:tc>
      </w:tr>
      <w:tr>
        <w:trPr>
          <w:cantSplit w:val="1"/>
          <w:tblHeader w:val="0"/>
          <w:ins w:id="9207" w:author="Claude" w:date="2026-10-24T12:00:00Z"/>
        </w:trPr>
        <w:tc>
          <w:tcPr>
            <w:vAlign w:val="center"/>
          </w:tcPr>
          <w:p w:rsidR="00000000" w:rsidDel="00000000" w:rsidP="00000000" w:rsidRDefault="00000000" w:rsidRPr="00000000" w14:paraId="000005E4">
            <w:pPr>
              <w:keepNext w:val="1"/>
              <w:spacing w:after="40" w:before="40" w:line="252.00000000000003" w:lineRule="auto"/>
              <w:jc w:val="center"/>
              <w:rPr>
                <w:ins w:id="9208" w:author="Claude" w:date="2026-10-24T12:00:00Z"/>
              </w:rPr>
            </w:pPr>
            <w:ins w:id="9209" w:author="Claude" w:date="2026-10-24T12:00:00Z">
              <w:r>
                <w:rPr>
                  <w:rtl w:val="0"/>
                </w:rPr>
                <w:t xml:space="preserve">type</w:t>
              </w:r>
            </w:ins>
          </w:p>
        </w:tc>
        <w:tc>
          <w:tcPr>
            <w:vAlign w:val="center"/>
          </w:tcPr>
          <w:p w:rsidR="00000000" w:rsidDel="00000000" w:rsidP="00000000" w:rsidRDefault="00000000" w:rsidRPr="00000000" w14:paraId="000005E5">
            <w:pPr>
              <w:keepNext w:val="1"/>
              <w:spacing w:after="40" w:before="40" w:line="252.00000000000003" w:lineRule="auto"/>
              <w:jc w:val="center"/>
              <w:rPr>
                <w:ins w:id="9210" w:author="Claude" w:date="2026-10-24T12:00:00Z"/>
              </w:rPr>
            </w:pPr>
            <w:ins w:id="9211" w:author="Claude" w:date="2026-10-24T12:00:00Z">
              <w:r>
                <w:rPr>
                  <w:rtl w:val="0"/>
                </w:rPr>
                <w:t xml:space="preserve">enum('bonus', 'deduction')</w:t>
              </w:r>
            </w:ins>
          </w:p>
        </w:tc>
        <w:tc>
          <w:tcPr>
            <w:vAlign w:val="center"/>
          </w:tcPr>
          <w:p w:rsidR="00000000" w:rsidDel="00000000" w:rsidP="00000000" w:rsidRDefault="00000000" w:rsidRPr="00000000" w14:paraId="000005E6">
            <w:pPr>
              <w:keepNext w:val="1"/>
              <w:spacing w:after="40" w:before="40" w:line="252.00000000000003" w:lineRule="auto"/>
              <w:jc w:val="both"/>
              <w:rPr>
                <w:ins w:id="9212" w:author="Claude" w:date="2026-10-24T12:00:00Z"/>
              </w:rPr>
            </w:pPr>
            <w:ins w:id="9213" w:author="Claude" w:date="2026-10-24T12:00:00Z">
              <w:r>
                <w:rPr>
                  <w:rtl w:val="0"/>
                </w:rPr>
                <w:t xml:space="preserve">Loại khoản: thưởng hoặc phạt.</w:t>
              </w:r>
            </w:ins>
          </w:p>
        </w:tc>
      </w:tr>
      <w:tr>
        <w:trPr>
          <w:cantSplit w:val="1"/>
          <w:tblHeader w:val="0"/>
          <w:ins w:id="9214" w:author="Claude" w:date="2026-10-24T12:00:00Z"/>
        </w:trPr>
        <w:tc>
          <w:tcPr>
            <w:vAlign w:val="center"/>
          </w:tcPr>
          <w:p w:rsidR="00000000" w:rsidDel="00000000" w:rsidP="00000000" w:rsidRDefault="00000000" w:rsidRPr="00000000" w14:paraId="000005E4">
            <w:pPr>
              <w:keepNext w:val="1"/>
              <w:spacing w:after="40" w:before="40" w:line="252.00000000000003" w:lineRule="auto"/>
              <w:jc w:val="center"/>
              <w:rPr>
                <w:ins w:id="9215" w:author="Claude" w:date="2026-10-24T12:00:00Z"/>
              </w:rPr>
            </w:pPr>
            <w:ins w:id="9216" w:author="Claude" w:date="2026-10-24T12:00:00Z">
              <w:r>
                <w:rPr>
                  <w:rtl w:val="0"/>
                </w:rPr>
                <w:t xml:space="preserve">amount</w:t>
              </w:r>
            </w:ins>
          </w:p>
        </w:tc>
        <w:tc>
          <w:tcPr>
            <w:vAlign w:val="center"/>
          </w:tcPr>
          <w:p w:rsidR="00000000" w:rsidDel="00000000" w:rsidP="00000000" w:rsidRDefault="00000000" w:rsidRPr="00000000" w14:paraId="000005E5">
            <w:pPr>
              <w:keepNext w:val="1"/>
              <w:spacing w:after="40" w:before="40" w:line="252.00000000000003" w:lineRule="auto"/>
              <w:jc w:val="center"/>
              <w:rPr>
                <w:ins w:id="9217" w:author="Claude" w:date="2026-10-24T12:00:00Z"/>
              </w:rPr>
            </w:pPr>
            <w:ins w:id="9218" w:author="Claude" w:date="2026-10-24T12:00:00Z">
              <w:r>
                <w:rPr>
                  <w:rtl w:val="0"/>
                </w:rPr>
                <w:t xml:space="preserve">decimal(12,0)</w:t>
              </w:r>
            </w:ins>
          </w:p>
        </w:tc>
        <w:tc>
          <w:tcPr>
            <w:vAlign w:val="center"/>
          </w:tcPr>
          <w:p w:rsidR="00000000" w:rsidDel="00000000" w:rsidP="00000000" w:rsidRDefault="00000000" w:rsidRPr="00000000" w14:paraId="000005E6">
            <w:pPr>
              <w:keepNext w:val="1"/>
              <w:spacing w:after="40" w:before="40" w:line="252.00000000000003" w:lineRule="auto"/>
              <w:jc w:val="both"/>
              <w:rPr>
                <w:ins w:id="9219" w:author="Claude" w:date="2026-10-24T12:00:00Z"/>
              </w:rPr>
            </w:pPr>
            <w:ins w:id="9220" w:author="Claude" w:date="2026-10-24T12:00:00Z">
              <w:r>
                <w:rPr>
                  <w:rtl w:val="0"/>
                </w:rPr>
                <w:t xml:space="preserve">Số tiền của khoản.</w:t>
              </w:r>
            </w:ins>
          </w:p>
        </w:tc>
      </w:tr>
      <w:tr>
        <w:trPr>
          <w:cantSplit w:val="1"/>
          <w:tblHeader w:val="0"/>
          <w:ins w:id="9221" w:author="Claude" w:date="2026-10-24T12:00:00Z"/>
        </w:trPr>
        <w:tc>
          <w:tcPr>
            <w:vAlign w:val="center"/>
          </w:tcPr>
          <w:p w:rsidR="00000000" w:rsidDel="00000000" w:rsidP="00000000" w:rsidRDefault="00000000" w:rsidRPr="00000000" w14:paraId="000005E4">
            <w:pPr>
              <w:keepNext w:val="1"/>
              <w:spacing w:after="40" w:before="40" w:line="252.00000000000003" w:lineRule="auto"/>
              <w:jc w:val="center"/>
              <w:rPr>
                <w:ins w:id="9222" w:author="Claude" w:date="2026-10-24T12:00:00Z"/>
              </w:rPr>
            </w:pPr>
            <w:ins w:id="9223" w:author="Claude" w:date="2026-10-24T12:00:00Z">
              <w:r>
                <w:rPr>
                  <w:rtl w:val="0"/>
                </w:rPr>
                <w:t xml:space="preserve">reason</w:t>
              </w:r>
            </w:ins>
          </w:p>
        </w:tc>
        <w:tc>
          <w:tcPr>
            <w:vAlign w:val="center"/>
          </w:tcPr>
          <w:p w:rsidR="00000000" w:rsidDel="00000000" w:rsidP="00000000" w:rsidRDefault="00000000" w:rsidRPr="00000000" w14:paraId="000005E5">
            <w:pPr>
              <w:keepNext w:val="1"/>
              <w:spacing w:after="40" w:before="40" w:line="252.00000000000003" w:lineRule="auto"/>
              <w:jc w:val="center"/>
              <w:rPr>
                <w:ins w:id="9224" w:author="Claude" w:date="2026-10-24T12:00:00Z"/>
              </w:rPr>
            </w:pPr>
            <w:ins w:id="9225" w:author="Claude" w:date="2026-10-24T12:00:00Z">
              <w:r>
                <w:rPr>
                  <w:rtl w:val="0"/>
                </w:rPr>
                <w:t xml:space="preserve">varchar(255)</w:t>
              </w:r>
            </w:ins>
          </w:p>
        </w:tc>
        <w:tc>
          <w:tcPr>
            <w:vAlign w:val="center"/>
          </w:tcPr>
          <w:p w:rsidR="00000000" w:rsidDel="00000000" w:rsidP="00000000" w:rsidRDefault="00000000" w:rsidRPr="00000000" w14:paraId="000005E6">
            <w:pPr>
              <w:keepNext w:val="1"/>
              <w:spacing w:after="40" w:before="40" w:line="252.00000000000003" w:lineRule="auto"/>
              <w:jc w:val="both"/>
              <w:rPr>
                <w:ins w:id="9226" w:author="Claude" w:date="2026-10-24T12:00:00Z"/>
              </w:rPr>
            </w:pPr>
            <w:ins w:id="9227" w:author="Claude" w:date="2026-10-24T12:00:00Z">
              <w:r>
                <w:rPr>
                  <w:rtl w:val="0"/>
                </w:rPr>
                <w:t xml:space="preserve">Lý do thưởng hoặc phạt.</w:t>
              </w:r>
            </w:ins>
          </w:p>
        </w:tc>
      </w:tr>
      <w:tr>
        <w:trPr>
          <w:cantSplit w:val="1"/>
          <w:tblHeader w:val="0"/>
          <w:ins w:id="9228" w:author="Claude" w:date="2026-10-24T12:00:00Z"/>
        </w:trPr>
        <w:tc>
          <w:tcPr>
            <w:vAlign w:val="center"/>
          </w:tcPr>
          <w:p w:rsidR="00000000" w:rsidDel="00000000" w:rsidP="00000000" w:rsidRDefault="00000000" w:rsidRPr="00000000" w14:paraId="000005E4">
            <w:pPr>
              <w:keepNext w:val="1"/>
              <w:spacing w:after="40" w:before="40" w:line="252.00000000000003" w:lineRule="auto"/>
              <w:jc w:val="center"/>
              <w:rPr>
                <w:ins w:id="9229" w:author="Claude" w:date="2026-10-24T12:00:00Z"/>
              </w:rPr>
            </w:pPr>
            <w:ins w:id="9230" w:author="Claude" w:date="2026-10-24T12:00:00Z">
              <w:r>
                <w:rPr>
                  <w:rtl w:val="0"/>
                </w:rPr>
                <w:t xml:space="preserve">created_by</w:t>
              </w:r>
            </w:ins>
          </w:p>
        </w:tc>
        <w:tc>
          <w:tcPr>
            <w:vAlign w:val="center"/>
          </w:tcPr>
          <w:p w:rsidR="00000000" w:rsidDel="00000000" w:rsidP="00000000" w:rsidRDefault="00000000" w:rsidRPr="00000000" w14:paraId="000005E5">
            <w:pPr>
              <w:keepNext w:val="1"/>
              <w:spacing w:after="40" w:before="40" w:line="252.00000000000003" w:lineRule="auto"/>
              <w:jc w:val="center"/>
              <w:rPr>
                <w:ins w:id="9231" w:author="Claude" w:date="2026-10-24T12:00:00Z"/>
              </w:rPr>
            </w:pPr>
            <w:ins w:id="9232" w:author="Claude" w:date="2026-10-24T12:00:00Z">
              <w:r>
                <w:rPr>
                  <w:rtl w:val="0"/>
                </w:rPr>
                <w:t xml:space="preserve">bigint unsigned</w:t>
              </w:r>
            </w:ins>
          </w:p>
        </w:tc>
        <w:tc>
          <w:tcPr>
            <w:vAlign w:val="center"/>
          </w:tcPr>
          <w:p w:rsidR="00000000" w:rsidDel="00000000" w:rsidP="00000000" w:rsidRDefault="00000000" w:rsidRPr="00000000" w14:paraId="000005E6">
            <w:pPr>
              <w:keepNext w:val="1"/>
              <w:spacing w:after="40" w:before="40" w:line="252.00000000000003" w:lineRule="auto"/>
              <w:jc w:val="both"/>
              <w:rPr>
                <w:ins w:id="9233" w:author="Claude" w:date="2026-10-24T12:00:00Z"/>
              </w:rPr>
            </w:pPr>
            <w:ins w:id="9234" w:author="Claude" w:date="2026-10-24T12:00:00Z">
              <w:r>
                <w:rPr>
                  <w:rtl w:val="0"/>
                </w:rPr>
                <w:t xml:space="preserve">Khóa ngoại tham chiếu users.id; người ghi khoản.</w:t>
              </w:r>
            </w:ins>
          </w:p>
        </w:tc>
      </w:tr>
      <w:tr>
        <w:trPr>
          <w:cantSplit w:val="1"/>
          <w:tblHeader w:val="0"/>
          <w:ins w:id="9235" w:author="Claude" w:date="2026-10-24T12:00:00Z"/>
        </w:trPr>
        <w:tc>
          <w:tcPr>
            <w:vAlign w:val="center"/>
          </w:tcPr>
          <w:p w:rsidR="00000000" w:rsidDel="00000000" w:rsidP="00000000" w:rsidRDefault="00000000" w:rsidRPr="00000000" w14:paraId="000005E4">
            <w:pPr>
              <w:keepNext w:val="1"/>
              <w:spacing w:after="40" w:before="40" w:line="252.00000000000003" w:lineRule="auto"/>
              <w:jc w:val="center"/>
              <w:rPr>
                <w:ins w:id="9236" w:author="Claude" w:date="2026-10-24T12:00:00Z"/>
              </w:rPr>
            </w:pPr>
            <w:ins w:id="9237" w:author="Claude" w:date="2026-10-24T12:00:00Z">
              <w:r>
                <w:rPr>
                  <w:rtl w:val="0"/>
                </w:rPr>
                <w:t xml:space="preserve">created_at</w:t>
              </w:r>
            </w:ins>
          </w:p>
        </w:tc>
        <w:tc>
          <w:tcPr>
            <w:vAlign w:val="center"/>
          </w:tcPr>
          <w:p w:rsidR="00000000" w:rsidDel="00000000" w:rsidP="00000000" w:rsidRDefault="00000000" w:rsidRPr="00000000" w14:paraId="000005E5">
            <w:pPr>
              <w:keepNext w:val="1"/>
              <w:spacing w:after="40" w:before="40" w:line="252.00000000000003" w:lineRule="auto"/>
              <w:jc w:val="center"/>
              <w:rPr>
                <w:ins w:id="9238" w:author="Claude" w:date="2026-10-24T12:00:00Z"/>
              </w:rPr>
            </w:pPr>
            <w:ins w:id="9239" w:author="Claude" w:date="2026-10-24T12:00:00Z">
              <w:r>
                <w:rPr>
                  <w:rtl w:val="0"/>
                </w:rPr>
                <w:t xml:space="preserve">timestamp</w:t>
              </w:r>
            </w:ins>
          </w:p>
        </w:tc>
        <w:tc>
          <w:tcPr>
            <w:vAlign w:val="center"/>
          </w:tcPr>
          <w:p w:rsidR="00000000" w:rsidDel="00000000" w:rsidP="00000000" w:rsidRDefault="00000000" w:rsidRPr="00000000" w14:paraId="000005E6">
            <w:pPr>
              <w:keepNext w:val="1"/>
              <w:spacing w:after="40" w:before="40" w:line="252.00000000000003" w:lineRule="auto"/>
              <w:jc w:val="both"/>
              <w:rPr>
                <w:ins w:id="9240" w:author="Claude" w:date="2026-10-24T12:00:00Z"/>
              </w:rPr>
            </w:pPr>
            <w:ins w:id="9241" w:author="Claude" w:date="2026-10-24T12:00:00Z">
              <w:r>
                <w:rPr>
                  <w:rtl w:val="0"/>
                </w:rPr>
                <w:t xml:space="preserve">Thời điểm tạo bản ghi.</w:t>
              </w:r>
            </w:ins>
          </w:p>
        </w:tc>
      </w:tr>
    </w:tbl>
    <w:p>
      <w:pPr>
        <w:keepNext w:val="1"/>
        <w:spacing w:before="120" w:lineRule="auto"/>
        <w:jc w:val="both"/>
        <w:rPr>
          <w:ins w:id="9243" w:author="Claude" w:date="2026-10-24T12:00:00Z"/>
          <w:b w:val="1"/>
          <w:bCs w:val="1"/>
        </w:rPr>
      </w:pPr>
      <w:ins w:id="9242" w:author="Claude" w:date="2026-10-24T12:00:00Z">
        <w:r>
          <w:rPr>
            <w:b/>
            <w:bCs/>
            <w:rtl w:val="0"/>
          </w:rPr>
          <w:t xml:space="preserve">- Bảng shift_assignments</w:t>
        </w:r>
      </w:ins>
    </w:p>
    <w:p>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ns w:id="9245" w:author="Claude" w:date="2026-10-24T12:00: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ins w:id="9244" w:author="Claude" w:date="2026-10-24T12:00:00Z">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38: Đặc tả dữ liệu bảng shift_assignments.</w:t>
        </w:r>
      </w:ins>
    </w:p>
    <w:tbl>
      <w:tblPr>
        <w:tblStyle w:val="Table36"/>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4"/>
        <w:gridCol w:w="1814"/>
        <w:gridCol w:w="4762"/>
        <w:tblGridChange w:id="0">
          <w:tblGrid>
            <w:gridCol w:w="2494"/>
            <w:gridCol w:w="1814"/>
            <w:gridCol w:w="4762"/>
          </w:tblGrid>
        </w:tblGridChange>
      </w:tblGrid>
      <w:tr>
        <w:trPr>
          <w:cantSplit w:val="1"/>
          <w:tblHeader w:val="1"/>
          <w:ins w:id="9246" w:author="Claude" w:date="2026-10-24T12:00:00Z"/>
        </w:trPr>
        <w:tc>
          <w:tcPr>
            <w:shd w:fill="ededed" w:val="clear"/>
            <w:vAlign w:val="center"/>
          </w:tcPr>
          <w:p w:rsidR="00000000" w:rsidDel="00000000" w:rsidP="00000000" w:rsidRDefault="00000000" w:rsidRPr="00000000" w14:paraId="000005E1">
            <w:pPr>
              <w:keepNext w:val="1"/>
              <w:spacing w:after="40" w:before="40" w:line="252.00000000000003" w:lineRule="auto"/>
              <w:jc w:val="center"/>
              <w:rPr>
                <w:ins w:id="9247" w:author="Claude" w:date="2026-10-24T12:00:00Z"/>
                <w:b w:val="1"/>
                <w:bCs w:val="1"/>
              </w:rPr>
            </w:pPr>
            <w:ins w:id="9248" w:author="Claude" w:date="2026-10-24T12:00:00Z">
              <w:r>
                <w:rPr>
                  <w:b w:val="1"/>
                  <w:bCs w:val="1"/>
                  <w:rtl w:val="0"/>
                </w:rPr>
                <w:t xml:space="preserve">Tên thuộc tính</w:t>
              </w:r>
            </w:ins>
          </w:p>
        </w:tc>
        <w:tc>
          <w:tcPr>
            <w:shd w:fill="ededed" w:val="clear"/>
            <w:vAlign w:val="center"/>
          </w:tcPr>
          <w:p w:rsidR="00000000" w:rsidDel="00000000" w:rsidP="00000000" w:rsidRDefault="00000000" w:rsidRPr="00000000" w14:paraId="000005E2">
            <w:pPr>
              <w:keepNext w:val="1"/>
              <w:spacing w:after="40" w:before="40" w:line="252.00000000000003" w:lineRule="auto"/>
              <w:jc w:val="center"/>
              <w:rPr>
                <w:ins w:id="9249" w:author="Claude" w:date="2026-10-24T12:00:00Z"/>
                <w:b w:val="1"/>
                <w:bCs w:val="1"/>
              </w:rPr>
            </w:pPr>
            <w:ins w:id="9250" w:author="Claude" w:date="2026-10-24T12:00:00Z">
              <w:r>
                <w:rPr>
                  <w:b w:val="1"/>
                  <w:bCs w:val="1"/>
                  <w:rtl w:val="0"/>
                </w:rPr>
                <w:t xml:space="preserve">Kiểu dữ liệu</w:t>
              </w:r>
            </w:ins>
          </w:p>
        </w:tc>
        <w:tc>
          <w:tcPr>
            <w:shd w:fill="ededed" w:val="clear"/>
            <w:vAlign w:val="center"/>
          </w:tcPr>
          <w:p w:rsidR="00000000" w:rsidDel="00000000" w:rsidP="00000000" w:rsidRDefault="00000000" w:rsidRPr="00000000" w14:paraId="000005E3">
            <w:pPr>
              <w:keepNext w:val="1"/>
              <w:spacing w:after="40" w:before="40" w:line="252.00000000000003" w:lineRule="auto"/>
              <w:jc w:val="center"/>
              <w:rPr>
                <w:ins w:id="9251" w:author="Claude" w:date="2026-10-24T12:00:00Z"/>
                <w:b w:val="1"/>
                <w:bCs w:val="1"/>
              </w:rPr>
            </w:pPr>
            <w:ins w:id="9252" w:author="Claude" w:date="2026-10-24T12:00:00Z">
              <w:r>
                <w:rPr>
                  <w:b w:val="1"/>
                  <w:bCs w:val="1"/>
                  <w:rtl w:val="0"/>
                </w:rPr>
                <w:t xml:space="preserve">Mô tả</w:t>
              </w:r>
            </w:ins>
          </w:p>
        </w:tc>
      </w:tr>
      <w:tr>
        <w:trPr>
          <w:cantSplit w:val="1"/>
          <w:tblHeader w:val="0"/>
          <w:ins w:id="9253" w:author="Claude" w:date="2026-10-24T12:00:00Z"/>
        </w:trPr>
        <w:tc>
          <w:tcPr>
            <w:vAlign w:val="center"/>
          </w:tcPr>
          <w:p w:rsidR="00000000" w:rsidDel="00000000" w:rsidP="00000000" w:rsidRDefault="00000000" w:rsidRPr="00000000" w14:paraId="000005E4">
            <w:pPr>
              <w:keepNext w:val="1"/>
              <w:spacing w:after="40" w:before="40" w:line="252.00000000000003" w:lineRule="auto"/>
              <w:jc w:val="center"/>
              <w:rPr>
                <w:ins w:id="9254" w:author="Claude" w:date="2026-10-24T12:00:00Z"/>
              </w:rPr>
            </w:pPr>
            <w:ins w:id="9255" w:author="Claude" w:date="2026-10-24T12:00:00Z">
              <w:r>
                <w:rPr>
                  <w:rtl w:val="0"/>
                </w:rPr>
                <w:t xml:space="preserve">id</w:t>
              </w:r>
            </w:ins>
          </w:p>
        </w:tc>
        <w:tc>
          <w:tcPr>
            <w:vAlign w:val="center"/>
          </w:tcPr>
          <w:p w:rsidR="00000000" w:rsidDel="00000000" w:rsidP="00000000" w:rsidRDefault="00000000" w:rsidRPr="00000000" w14:paraId="000005E5">
            <w:pPr>
              <w:keepNext w:val="1"/>
              <w:spacing w:after="40" w:before="40" w:line="252.00000000000003" w:lineRule="auto"/>
              <w:jc w:val="center"/>
              <w:rPr>
                <w:ins w:id="9256" w:author="Claude" w:date="2026-10-24T12:00:00Z"/>
              </w:rPr>
            </w:pPr>
            <w:ins w:id="9257" w:author="Claude" w:date="2026-10-24T12:00:00Z">
              <w:r>
                <w:rPr>
                  <w:rtl w:val="0"/>
                </w:rPr>
                <w:t xml:space="preserve">bigint unsigned</w:t>
              </w:r>
            </w:ins>
          </w:p>
        </w:tc>
        <w:tc>
          <w:tcPr>
            <w:vAlign w:val="center"/>
          </w:tcPr>
          <w:p w:rsidR="00000000" w:rsidDel="00000000" w:rsidP="00000000" w:rsidRDefault="00000000" w:rsidRPr="00000000" w14:paraId="000005E6">
            <w:pPr>
              <w:keepNext w:val="1"/>
              <w:spacing w:after="40" w:before="40" w:line="252.00000000000003" w:lineRule="auto"/>
              <w:jc w:val="both"/>
              <w:rPr>
                <w:ins w:id="9258" w:author="Claude" w:date="2026-10-24T12:00:00Z"/>
              </w:rPr>
            </w:pPr>
            <w:ins w:id="9259" w:author="Claude" w:date="2026-10-24T12:00:00Z">
              <w:r>
                <w:rPr>
                  <w:rtl w:val="0"/>
                </w:rPr>
                <w:t xml:space="preserve">Khóa chính, định danh một lượt xếp lịch.</w:t>
              </w:r>
            </w:ins>
          </w:p>
        </w:tc>
      </w:tr>
      <w:tr>
        <w:trPr>
          <w:cantSplit w:val="1"/>
          <w:tblHeader w:val="0"/>
          <w:ins w:id="9260" w:author="Claude" w:date="2026-10-24T12:00:00Z"/>
        </w:trPr>
        <w:tc>
          <w:tcPr>
            <w:vAlign w:val="center"/>
          </w:tcPr>
          <w:p w:rsidR="00000000" w:rsidDel="00000000" w:rsidP="00000000" w:rsidRDefault="00000000" w:rsidRPr="00000000" w14:paraId="000005E4">
            <w:pPr>
              <w:keepNext w:val="1"/>
              <w:spacing w:after="40" w:before="40" w:line="252.00000000000003" w:lineRule="auto"/>
              <w:jc w:val="center"/>
              <w:rPr>
                <w:ins w:id="9261" w:author="Claude" w:date="2026-10-24T12:00:00Z"/>
              </w:rPr>
            </w:pPr>
            <w:ins w:id="9262" w:author="Claude" w:date="2026-10-24T12:00:00Z">
              <w:r>
                <w:rPr>
                  <w:rtl w:val="0"/>
                </w:rPr>
                <w:t xml:space="preserve">user_id</w:t>
              </w:r>
            </w:ins>
          </w:p>
        </w:tc>
        <w:tc>
          <w:tcPr>
            <w:vAlign w:val="center"/>
          </w:tcPr>
          <w:p w:rsidR="00000000" w:rsidDel="00000000" w:rsidP="00000000" w:rsidRDefault="00000000" w:rsidRPr="00000000" w14:paraId="000005E5">
            <w:pPr>
              <w:keepNext w:val="1"/>
              <w:spacing w:after="40" w:before="40" w:line="252.00000000000003" w:lineRule="auto"/>
              <w:jc w:val="center"/>
              <w:rPr>
                <w:ins w:id="9263" w:author="Claude" w:date="2026-10-24T12:00:00Z"/>
              </w:rPr>
            </w:pPr>
            <w:ins w:id="9264" w:author="Claude" w:date="2026-10-24T12:00:00Z">
              <w:r>
                <w:rPr>
                  <w:rtl w:val="0"/>
                </w:rPr>
                <w:t xml:space="preserve">bigint unsigned</w:t>
              </w:r>
            </w:ins>
          </w:p>
        </w:tc>
        <w:tc>
          <w:tcPr>
            <w:vAlign w:val="center"/>
          </w:tcPr>
          <w:p w:rsidR="00000000" w:rsidDel="00000000" w:rsidP="00000000" w:rsidRDefault="00000000" w:rsidRPr="00000000" w14:paraId="000005E6">
            <w:pPr>
              <w:keepNext w:val="1"/>
              <w:spacing w:after="40" w:before="40" w:line="252.00000000000003" w:lineRule="auto"/>
              <w:jc w:val="both"/>
              <w:rPr>
                <w:ins w:id="9265" w:author="Claude" w:date="2026-10-24T12:00:00Z"/>
              </w:rPr>
            </w:pPr>
            <w:ins w:id="9266" w:author="Claude" w:date="2026-10-24T12:00:00Z">
              <w:r>
                <w:rPr>
                  <w:rtl w:val="0"/>
                </w:rPr>
                <w:t xml:space="preserve">Khóa ngoại tham chiếu users.id; nhân viên hoặc đầu bếp được xếp.</w:t>
              </w:r>
            </w:ins>
          </w:p>
        </w:tc>
      </w:tr>
      <w:tr>
        <w:trPr>
          <w:cantSplit w:val="1"/>
          <w:tblHeader w:val="0"/>
          <w:ins w:id="9267" w:author="Claude" w:date="2026-10-24T12:00:00Z"/>
        </w:trPr>
        <w:tc>
          <w:tcPr>
            <w:vAlign w:val="center"/>
          </w:tcPr>
          <w:p w:rsidR="00000000" w:rsidDel="00000000" w:rsidP="00000000" w:rsidRDefault="00000000" w:rsidRPr="00000000" w14:paraId="000005E4">
            <w:pPr>
              <w:keepNext w:val="1"/>
              <w:spacing w:after="40" w:before="40" w:line="252.00000000000003" w:lineRule="auto"/>
              <w:jc w:val="center"/>
              <w:rPr>
                <w:ins w:id="9268" w:author="Claude" w:date="2026-10-24T12:00:00Z"/>
              </w:rPr>
            </w:pPr>
            <w:ins w:id="9269" w:author="Claude" w:date="2026-10-24T12:00:00Z">
              <w:r>
                <w:rPr>
                  <w:rtl w:val="0"/>
                </w:rPr>
                <w:t xml:space="preserve">shift_id</w:t>
              </w:r>
            </w:ins>
          </w:p>
        </w:tc>
        <w:tc>
          <w:tcPr>
            <w:vAlign w:val="center"/>
          </w:tcPr>
          <w:p w:rsidR="00000000" w:rsidDel="00000000" w:rsidP="00000000" w:rsidRDefault="00000000" w:rsidRPr="00000000" w14:paraId="000005E5">
            <w:pPr>
              <w:keepNext w:val="1"/>
              <w:spacing w:after="40" w:before="40" w:line="252.00000000000003" w:lineRule="auto"/>
              <w:jc w:val="center"/>
              <w:rPr>
                <w:ins w:id="9270" w:author="Claude" w:date="2026-10-24T12:00:00Z"/>
              </w:rPr>
            </w:pPr>
            <w:ins w:id="9271" w:author="Claude" w:date="2026-10-24T12:00:00Z">
              <w:r>
                <w:rPr>
                  <w:rtl w:val="0"/>
                </w:rPr>
                <w:t xml:space="preserve">bigint unsigned</w:t>
              </w:r>
            </w:ins>
          </w:p>
        </w:tc>
        <w:tc>
          <w:tcPr>
            <w:vAlign w:val="center"/>
          </w:tcPr>
          <w:p w:rsidR="00000000" w:rsidDel="00000000" w:rsidP="00000000" w:rsidRDefault="00000000" w:rsidRPr="00000000" w14:paraId="000005E6">
            <w:pPr>
              <w:keepNext w:val="1"/>
              <w:spacing w:after="40" w:before="40" w:line="252.00000000000003" w:lineRule="auto"/>
              <w:jc w:val="both"/>
              <w:rPr>
                <w:ins w:id="9272" w:author="Claude" w:date="2026-10-24T12:00:00Z"/>
              </w:rPr>
            </w:pPr>
            <w:ins w:id="9273" w:author="Claude" w:date="2026-10-24T12:00:00Z">
              <w:r>
                <w:rPr>
                  <w:rtl w:val="0"/>
                </w:rPr>
                <w:t xml:space="preserve">Khóa ngoại tham chiếu shifts.id; ca được xếp.</w:t>
              </w:r>
            </w:ins>
          </w:p>
        </w:tc>
      </w:tr>
      <w:tr>
        <w:trPr>
          <w:cantSplit w:val="1"/>
          <w:tblHeader w:val="0"/>
          <w:ins w:id="9274" w:author="Claude" w:date="2026-10-24T12:00:00Z"/>
        </w:trPr>
        <w:tc>
          <w:tcPr>
            <w:vAlign w:val="center"/>
          </w:tcPr>
          <w:p w:rsidR="00000000" w:rsidDel="00000000" w:rsidP="00000000" w:rsidRDefault="00000000" w:rsidRPr="00000000" w14:paraId="000005E4">
            <w:pPr>
              <w:keepNext w:val="1"/>
              <w:spacing w:after="40" w:before="40" w:line="252.00000000000003" w:lineRule="auto"/>
              <w:jc w:val="center"/>
              <w:rPr>
                <w:ins w:id="9275" w:author="Claude" w:date="2026-10-24T12:00:00Z"/>
              </w:rPr>
            </w:pPr>
            <w:ins w:id="9276" w:author="Claude" w:date="2026-10-24T12:00:00Z">
              <w:r>
                <w:rPr>
                  <w:rtl w:val="0"/>
                </w:rPr>
                <w:t xml:space="preserve">work_date</w:t>
              </w:r>
            </w:ins>
          </w:p>
        </w:tc>
        <w:tc>
          <w:tcPr>
            <w:vAlign w:val="center"/>
          </w:tcPr>
          <w:p w:rsidR="00000000" w:rsidDel="00000000" w:rsidP="00000000" w:rsidRDefault="00000000" w:rsidRPr="00000000" w14:paraId="000005E5">
            <w:pPr>
              <w:keepNext w:val="1"/>
              <w:spacing w:after="40" w:before="40" w:line="252.00000000000003" w:lineRule="auto"/>
              <w:jc w:val="center"/>
              <w:rPr>
                <w:ins w:id="9277" w:author="Claude" w:date="2026-10-24T12:00:00Z"/>
              </w:rPr>
            </w:pPr>
            <w:ins w:id="9278" w:author="Claude" w:date="2026-10-24T12:00:00Z">
              <w:r>
                <w:rPr>
                  <w:rtl w:val="0"/>
                </w:rPr>
                <w:t xml:space="preserve">date</w:t>
              </w:r>
            </w:ins>
          </w:p>
        </w:tc>
        <w:tc>
          <w:tcPr>
            <w:vAlign w:val="center"/>
          </w:tcPr>
          <w:p w:rsidR="00000000" w:rsidDel="00000000" w:rsidP="00000000" w:rsidRDefault="00000000" w:rsidRPr="00000000" w14:paraId="000005E6">
            <w:pPr>
              <w:keepNext w:val="1"/>
              <w:spacing w:after="40" w:before="40" w:line="252.00000000000003" w:lineRule="auto"/>
              <w:jc w:val="both"/>
              <w:rPr>
                <w:ins w:id="9279" w:author="Claude" w:date="2026-10-24T12:00:00Z"/>
              </w:rPr>
            </w:pPr>
            <w:ins w:id="9280" w:author="Claude" w:date="2026-10-24T12:00:00Z">
              <w:r>
                <w:rPr>
                  <w:rtl w:val="0"/>
                </w:rPr>
                <w:t xml:space="preserve">Ngày làm việc. Bộ (user_id, shift_id, work_date) là duy nhất; một người có thể có nhiều ca trong ngày.</w:t>
              </w:r>
            </w:ins>
          </w:p>
        </w:tc>
      </w:tr>
      <w:tr>
        <w:trPr>
          <w:cantSplit w:val="1"/>
          <w:tblHeader w:val="0"/>
          <w:ins w:id="9281" w:author="Claude" w:date="2026-10-24T12:00:00Z"/>
        </w:trPr>
        <w:tc>
          <w:tcPr>
            <w:vAlign w:val="center"/>
          </w:tcPr>
          <w:p w:rsidR="00000000" w:rsidDel="00000000" w:rsidP="00000000" w:rsidRDefault="00000000" w:rsidRPr="00000000" w14:paraId="000005E4">
            <w:pPr>
              <w:keepNext w:val="1"/>
              <w:spacing w:after="40" w:before="40" w:line="252.00000000000003" w:lineRule="auto"/>
              <w:jc w:val="center"/>
              <w:rPr>
                <w:ins w:id="9282" w:author="Claude" w:date="2026-10-24T12:00:00Z"/>
              </w:rPr>
            </w:pPr>
            <w:ins w:id="9283" w:author="Claude" w:date="2026-10-24T12:00:00Z">
              <w:r>
                <w:rPr>
                  <w:rtl w:val="0"/>
                </w:rPr>
                <w:t xml:space="preserve">created_at</w:t>
              </w:r>
            </w:ins>
          </w:p>
        </w:tc>
        <w:tc>
          <w:tcPr>
            <w:vAlign w:val="center"/>
          </w:tcPr>
          <w:p w:rsidR="00000000" w:rsidDel="00000000" w:rsidP="00000000" w:rsidRDefault="00000000" w:rsidRPr="00000000" w14:paraId="000005E5">
            <w:pPr>
              <w:keepNext w:val="1"/>
              <w:spacing w:after="40" w:before="40" w:line="252.00000000000003" w:lineRule="auto"/>
              <w:jc w:val="center"/>
              <w:rPr>
                <w:ins w:id="9284" w:author="Claude" w:date="2026-10-24T12:00:00Z"/>
              </w:rPr>
            </w:pPr>
            <w:ins w:id="9285" w:author="Claude" w:date="2026-10-24T12:00:00Z">
              <w:r>
                <w:rPr>
                  <w:rtl w:val="0"/>
                </w:rPr>
                <w:t xml:space="preserve">timestamp</w:t>
              </w:r>
            </w:ins>
          </w:p>
        </w:tc>
        <w:tc>
          <w:tcPr>
            <w:vAlign w:val="center"/>
          </w:tcPr>
          <w:p w:rsidR="00000000" w:rsidDel="00000000" w:rsidP="00000000" w:rsidRDefault="00000000" w:rsidRPr="00000000" w14:paraId="000005E6">
            <w:pPr>
              <w:keepNext w:val="1"/>
              <w:spacing w:after="40" w:before="40" w:line="252.00000000000003" w:lineRule="auto"/>
              <w:jc w:val="both"/>
              <w:rPr>
                <w:ins w:id="9286" w:author="Claude" w:date="2026-10-24T12:00:00Z"/>
              </w:rPr>
            </w:pPr>
            <w:ins w:id="9287" w:author="Claude" w:date="2026-10-24T12:00:00Z">
              <w:r>
                <w:rPr>
                  <w:rtl w:val="0"/>
                </w:rPr>
                <w:t xml:space="preserve">Thời điểm tạo bản ghi.</w:t>
              </w:r>
            </w:ins>
          </w:p>
        </w:tc>
      </w:tr>
    </w:tbl>
    <w:p>
      <w:pPr>
        <w:keepNext w:val="1"/>
        <w:spacing w:before="120" w:lineRule="auto"/>
        <w:jc w:val="both"/>
        <w:rPr>
          <w:ins w:id="9289" w:author="Claude" w:date="2026-10-24T12:00:00Z"/>
          <w:b w:val="1"/>
          <w:bCs w:val="1"/>
        </w:rPr>
      </w:pPr>
      <w:ins w:id="9288" w:author="Claude" w:date="2026-10-24T12:00:00Z">
        <w:r>
          <w:rPr>
            <w:b/>
            <w:bCs/>
            <w:rtl w:val="0"/>
          </w:rPr>
          <w:t xml:space="preserve">- Bảng kiosk_devices</w:t>
        </w:r>
      </w:ins>
    </w:p>
    <w:p>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ns w:id="9291" w:author="Claude" w:date="2026-10-24T12:00: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ins w:id="9290" w:author="Claude" w:date="2026-10-24T12:00:00Z">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39: Đặc tả dữ liệu bảng kiosk_devices.</w:t>
        </w:r>
      </w:ins>
    </w:p>
    <w:tbl>
      <w:tblPr>
        <w:tblStyle w:val="Table36"/>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4"/>
        <w:gridCol w:w="1814"/>
        <w:gridCol w:w="4762"/>
        <w:tblGridChange w:id="0">
          <w:tblGrid>
            <w:gridCol w:w="2494"/>
            <w:gridCol w:w="1814"/>
            <w:gridCol w:w="4762"/>
          </w:tblGrid>
        </w:tblGridChange>
      </w:tblGrid>
      <w:tr>
        <w:trPr>
          <w:cantSplit w:val="1"/>
          <w:tblHeader w:val="1"/>
          <w:ins w:id="9292" w:author="Claude" w:date="2026-10-24T12:00:00Z"/>
        </w:trPr>
        <w:tc>
          <w:tcPr>
            <w:shd w:fill="ededed" w:val="clear"/>
            <w:vAlign w:val="center"/>
          </w:tcPr>
          <w:p w:rsidR="00000000" w:rsidDel="00000000" w:rsidP="00000000" w:rsidRDefault="00000000" w:rsidRPr="00000000" w14:paraId="000005E1">
            <w:pPr>
              <w:keepNext w:val="1"/>
              <w:spacing w:after="40" w:before="40" w:line="252.00000000000003" w:lineRule="auto"/>
              <w:jc w:val="center"/>
              <w:rPr>
                <w:ins w:id="9293" w:author="Claude" w:date="2026-10-24T12:00:00Z"/>
                <w:b w:val="1"/>
                <w:bCs w:val="1"/>
              </w:rPr>
            </w:pPr>
            <w:ins w:id="9294" w:author="Claude" w:date="2026-10-24T12:00:00Z">
              <w:r>
                <w:rPr>
                  <w:b w:val="1"/>
                  <w:bCs w:val="1"/>
                  <w:rtl w:val="0"/>
                </w:rPr>
                <w:t xml:space="preserve">Tên thuộc tính</w:t>
              </w:r>
            </w:ins>
          </w:p>
        </w:tc>
        <w:tc>
          <w:tcPr>
            <w:shd w:fill="ededed" w:val="clear"/>
            <w:vAlign w:val="center"/>
          </w:tcPr>
          <w:p w:rsidR="00000000" w:rsidDel="00000000" w:rsidP="00000000" w:rsidRDefault="00000000" w:rsidRPr="00000000" w14:paraId="000005E2">
            <w:pPr>
              <w:keepNext w:val="1"/>
              <w:spacing w:after="40" w:before="40" w:line="252.00000000000003" w:lineRule="auto"/>
              <w:jc w:val="center"/>
              <w:rPr>
                <w:ins w:id="9295" w:author="Claude" w:date="2026-10-24T12:00:00Z"/>
                <w:b w:val="1"/>
                <w:bCs w:val="1"/>
              </w:rPr>
            </w:pPr>
            <w:ins w:id="9296" w:author="Claude" w:date="2026-10-24T12:00:00Z">
              <w:r>
                <w:rPr>
                  <w:b w:val="1"/>
                  <w:bCs w:val="1"/>
                  <w:rtl w:val="0"/>
                </w:rPr>
                <w:t xml:space="preserve">Kiểu dữ liệu</w:t>
              </w:r>
            </w:ins>
          </w:p>
        </w:tc>
        <w:tc>
          <w:tcPr>
            <w:shd w:fill="ededed" w:val="clear"/>
            <w:vAlign w:val="center"/>
          </w:tcPr>
          <w:p w:rsidR="00000000" w:rsidDel="00000000" w:rsidP="00000000" w:rsidRDefault="00000000" w:rsidRPr="00000000" w14:paraId="000005E3">
            <w:pPr>
              <w:keepNext w:val="1"/>
              <w:spacing w:after="40" w:before="40" w:line="252.00000000000003" w:lineRule="auto"/>
              <w:jc w:val="center"/>
              <w:rPr>
                <w:ins w:id="9297" w:author="Claude" w:date="2026-10-24T12:00:00Z"/>
                <w:b w:val="1"/>
                <w:bCs w:val="1"/>
              </w:rPr>
            </w:pPr>
            <w:ins w:id="9298" w:author="Claude" w:date="2026-10-24T12:00:00Z">
              <w:r>
                <w:rPr>
                  <w:b w:val="1"/>
                  <w:bCs w:val="1"/>
                  <w:rtl w:val="0"/>
                </w:rPr>
                <w:t xml:space="preserve">Mô tả</w:t>
              </w:r>
            </w:ins>
          </w:p>
        </w:tc>
      </w:tr>
      <w:tr>
        <w:trPr>
          <w:cantSplit w:val="1"/>
          <w:tblHeader w:val="0"/>
          <w:ins w:id="9299" w:author="Claude" w:date="2026-10-24T12:00:00Z"/>
        </w:trPr>
        <w:tc>
          <w:tcPr>
            <w:vAlign w:val="center"/>
          </w:tcPr>
          <w:p w:rsidR="00000000" w:rsidDel="00000000" w:rsidP="00000000" w:rsidRDefault="00000000" w:rsidRPr="00000000" w14:paraId="000005E4">
            <w:pPr>
              <w:keepNext w:val="1"/>
              <w:spacing w:after="40" w:before="40" w:line="252.00000000000003" w:lineRule="auto"/>
              <w:jc w:val="center"/>
              <w:rPr>
                <w:ins w:id="9300" w:author="Claude" w:date="2026-10-24T12:00:00Z"/>
              </w:rPr>
            </w:pPr>
            <w:ins w:id="9301" w:author="Claude" w:date="2026-10-24T12:00:00Z">
              <w:r>
                <w:rPr>
                  <w:rtl w:val="0"/>
                </w:rPr>
                <w:t xml:space="preserve">id</w:t>
              </w:r>
            </w:ins>
          </w:p>
        </w:tc>
        <w:tc>
          <w:tcPr>
            <w:vAlign w:val="center"/>
          </w:tcPr>
          <w:p w:rsidR="00000000" w:rsidDel="00000000" w:rsidP="00000000" w:rsidRDefault="00000000" w:rsidRPr="00000000" w14:paraId="000005E5">
            <w:pPr>
              <w:keepNext w:val="1"/>
              <w:spacing w:after="40" w:before="40" w:line="252.00000000000003" w:lineRule="auto"/>
              <w:jc w:val="center"/>
              <w:rPr>
                <w:ins w:id="9302" w:author="Claude" w:date="2026-10-24T12:00:00Z"/>
              </w:rPr>
            </w:pPr>
            <w:ins w:id="9303" w:author="Claude" w:date="2026-10-24T12:00:00Z">
              <w:r>
                <w:rPr>
                  <w:rtl w:val="0"/>
                </w:rPr>
                <w:t xml:space="preserve">bigint unsigned</w:t>
              </w:r>
            </w:ins>
          </w:p>
        </w:tc>
        <w:tc>
          <w:tcPr>
            <w:vAlign w:val="center"/>
          </w:tcPr>
          <w:p w:rsidR="00000000" w:rsidDel="00000000" w:rsidP="00000000" w:rsidRDefault="00000000" w:rsidRPr="00000000" w14:paraId="000005E6">
            <w:pPr>
              <w:keepNext w:val="1"/>
              <w:spacing w:after="40" w:before="40" w:line="252.00000000000003" w:lineRule="auto"/>
              <w:jc w:val="both"/>
              <w:rPr>
                <w:ins w:id="9304" w:author="Claude" w:date="2026-10-24T12:00:00Z"/>
              </w:rPr>
            </w:pPr>
            <w:ins w:id="9305" w:author="Claude" w:date="2026-10-24T12:00:00Z">
              <w:r>
                <w:rPr>
                  <w:rtl w:val="0"/>
                </w:rPr>
                <w:t xml:space="preserve">Khóa chính, định danh thiết bị chấm công.</w:t>
              </w:r>
            </w:ins>
          </w:p>
        </w:tc>
      </w:tr>
      <w:tr>
        <w:trPr>
          <w:cantSplit w:val="1"/>
          <w:tblHeader w:val="0"/>
          <w:ins w:id="9306" w:author="Claude" w:date="2026-10-24T12:00:00Z"/>
        </w:trPr>
        <w:tc>
          <w:tcPr>
            <w:vAlign w:val="center"/>
          </w:tcPr>
          <w:p w:rsidR="00000000" w:rsidDel="00000000" w:rsidP="00000000" w:rsidRDefault="00000000" w:rsidRPr="00000000" w14:paraId="000005E4">
            <w:pPr>
              <w:keepNext w:val="1"/>
              <w:spacing w:after="40" w:before="40" w:line="252.00000000000003" w:lineRule="auto"/>
              <w:jc w:val="center"/>
              <w:rPr>
                <w:ins w:id="9307" w:author="Claude" w:date="2026-10-24T12:00:00Z"/>
              </w:rPr>
            </w:pPr>
            <w:ins w:id="9308" w:author="Claude" w:date="2026-10-24T12:00:00Z">
              <w:r>
                <w:rPr>
                  <w:rtl w:val="0"/>
                </w:rPr>
                <w:t xml:space="preserve">branch_id</w:t>
              </w:r>
            </w:ins>
          </w:p>
        </w:tc>
        <w:tc>
          <w:tcPr>
            <w:vAlign w:val="center"/>
          </w:tcPr>
          <w:p w:rsidR="00000000" w:rsidDel="00000000" w:rsidP="00000000" w:rsidRDefault="00000000" w:rsidRPr="00000000" w14:paraId="000005E5">
            <w:pPr>
              <w:keepNext w:val="1"/>
              <w:spacing w:after="40" w:before="40" w:line="252.00000000000003" w:lineRule="auto"/>
              <w:jc w:val="center"/>
              <w:rPr>
                <w:ins w:id="9309" w:author="Claude" w:date="2026-10-24T12:00:00Z"/>
              </w:rPr>
            </w:pPr>
            <w:ins w:id="9310" w:author="Claude" w:date="2026-10-24T12:00:00Z">
              <w:r>
                <w:rPr>
                  <w:rtl w:val="0"/>
                </w:rPr>
                <w:t xml:space="preserve">bigint unsigned</w:t>
              </w:r>
            </w:ins>
          </w:p>
        </w:tc>
        <w:tc>
          <w:tcPr>
            <w:vAlign w:val="center"/>
          </w:tcPr>
          <w:p w:rsidR="00000000" w:rsidDel="00000000" w:rsidP="00000000" w:rsidRDefault="00000000" w:rsidRPr="00000000" w14:paraId="000005E6">
            <w:pPr>
              <w:keepNext w:val="1"/>
              <w:spacing w:after="40" w:before="40" w:line="252.00000000000003" w:lineRule="auto"/>
              <w:jc w:val="both"/>
              <w:rPr>
                <w:ins w:id="9311" w:author="Claude" w:date="2026-10-24T12:00:00Z"/>
              </w:rPr>
            </w:pPr>
            <w:ins w:id="9312" w:author="Claude" w:date="2026-10-24T12:00:00Z">
              <w:r>
                <w:rPr>
                  <w:rtl w:val="0"/>
                </w:rPr>
                <w:t xml:space="preserve">Khóa ngoại tham chiếu branches.id; chi nhánh sở hữu thiết bị.</w:t>
              </w:r>
            </w:ins>
          </w:p>
        </w:tc>
      </w:tr>
      <w:tr>
        <w:trPr>
          <w:cantSplit w:val="1"/>
          <w:tblHeader w:val="0"/>
          <w:ins w:id="9313" w:author="Claude" w:date="2026-10-24T12:00:00Z"/>
        </w:trPr>
        <w:tc>
          <w:tcPr>
            <w:vAlign w:val="center"/>
          </w:tcPr>
          <w:p w:rsidR="00000000" w:rsidDel="00000000" w:rsidP="00000000" w:rsidRDefault="00000000" w:rsidRPr="00000000" w14:paraId="000005E4">
            <w:pPr>
              <w:keepNext w:val="1"/>
              <w:spacing w:after="40" w:before="40" w:line="252.00000000000003" w:lineRule="auto"/>
              <w:jc w:val="center"/>
              <w:rPr>
                <w:ins w:id="9314" w:author="Claude" w:date="2026-10-24T12:00:00Z"/>
              </w:rPr>
            </w:pPr>
            <w:ins w:id="9315" w:author="Claude" w:date="2026-10-24T12:00:00Z">
              <w:r>
                <w:rPr>
                  <w:rtl w:val="0"/>
                </w:rPr>
                <w:t xml:space="preserve">name</w:t>
              </w:r>
            </w:ins>
          </w:p>
        </w:tc>
        <w:tc>
          <w:tcPr>
            <w:vAlign w:val="center"/>
          </w:tcPr>
          <w:p w:rsidR="00000000" w:rsidDel="00000000" w:rsidP="00000000" w:rsidRDefault="00000000" w:rsidRPr="00000000" w14:paraId="000005E5">
            <w:pPr>
              <w:keepNext w:val="1"/>
              <w:spacing w:after="40" w:before="40" w:line="252.00000000000003" w:lineRule="auto"/>
              <w:jc w:val="center"/>
              <w:rPr>
                <w:ins w:id="9316" w:author="Claude" w:date="2026-10-24T12:00:00Z"/>
              </w:rPr>
            </w:pPr>
            <w:ins w:id="9317" w:author="Claude" w:date="2026-10-24T12:00:00Z">
              <w:r>
                <w:rPr>
                  <w:rtl w:val="0"/>
                </w:rPr>
                <w:t xml:space="preserve">varchar(100)</w:t>
              </w:r>
            </w:ins>
          </w:p>
        </w:tc>
        <w:tc>
          <w:tcPr>
            <w:vAlign w:val="center"/>
          </w:tcPr>
          <w:p w:rsidR="00000000" w:rsidDel="00000000" w:rsidP="00000000" w:rsidRDefault="00000000" w:rsidRPr="00000000" w14:paraId="000005E6">
            <w:pPr>
              <w:keepNext w:val="1"/>
              <w:spacing w:after="40" w:before="40" w:line="252.00000000000003" w:lineRule="auto"/>
              <w:jc w:val="both"/>
              <w:rPr>
                <w:ins w:id="9318" w:author="Claude" w:date="2026-10-24T12:00:00Z"/>
              </w:rPr>
            </w:pPr>
            <w:ins w:id="9319" w:author="Claude" w:date="2026-10-24T12:00:00Z">
              <w:r>
                <w:rPr>
                  <w:rtl w:val="0"/>
                </w:rPr>
                <w:t xml:space="preserve">Tên thiết bị, ví dụ Quầy 1.</w:t>
              </w:r>
            </w:ins>
          </w:p>
        </w:tc>
      </w:tr>
      <w:tr>
        <w:trPr>
          <w:cantSplit w:val="1"/>
          <w:tblHeader w:val="0"/>
          <w:ins w:id="9320" w:author="Claude" w:date="2026-10-24T12:00:00Z"/>
        </w:trPr>
        <w:tc>
          <w:tcPr>
            <w:vAlign w:val="center"/>
          </w:tcPr>
          <w:p w:rsidR="00000000" w:rsidDel="00000000" w:rsidP="00000000" w:rsidRDefault="00000000" w:rsidRPr="00000000" w14:paraId="000005E4">
            <w:pPr>
              <w:keepNext w:val="1"/>
              <w:spacing w:after="40" w:before="40" w:line="252.00000000000003" w:lineRule="auto"/>
              <w:jc w:val="center"/>
              <w:rPr>
                <w:ins w:id="9321" w:author="Claude" w:date="2026-10-24T12:00:00Z"/>
              </w:rPr>
            </w:pPr>
            <w:ins w:id="9322" w:author="Claude" w:date="2026-10-24T12:00:00Z">
              <w:r>
                <w:rPr>
                  <w:rtl w:val="0"/>
                </w:rPr>
                <w:t xml:space="preserve">token_hash</w:t>
              </w:r>
            </w:ins>
          </w:p>
        </w:tc>
        <w:tc>
          <w:tcPr>
            <w:vAlign w:val="center"/>
          </w:tcPr>
          <w:p w:rsidR="00000000" w:rsidDel="00000000" w:rsidP="00000000" w:rsidRDefault="00000000" w:rsidRPr="00000000" w14:paraId="000005E5">
            <w:pPr>
              <w:keepNext w:val="1"/>
              <w:spacing w:after="40" w:before="40" w:line="252.00000000000003" w:lineRule="auto"/>
              <w:jc w:val="center"/>
              <w:rPr>
                <w:ins w:id="9323" w:author="Claude" w:date="2026-10-24T12:00:00Z"/>
              </w:rPr>
            </w:pPr>
            <w:ins w:id="9324" w:author="Claude" w:date="2026-10-24T12:00:00Z">
              <w:r>
                <w:rPr>
                  <w:rtl w:val="0"/>
                </w:rPr>
                <w:t xml:space="preserve">varchar(64)</w:t>
              </w:r>
            </w:ins>
          </w:p>
        </w:tc>
        <w:tc>
          <w:tcPr>
            <w:vAlign w:val="center"/>
          </w:tcPr>
          <w:p w:rsidR="00000000" w:rsidDel="00000000" w:rsidP="00000000" w:rsidRDefault="00000000" w:rsidRPr="00000000" w14:paraId="000005E6">
            <w:pPr>
              <w:keepNext w:val="1"/>
              <w:spacing w:after="40" w:before="40" w:line="252.00000000000003" w:lineRule="auto"/>
              <w:jc w:val="both"/>
              <w:rPr>
                <w:ins w:id="9325" w:author="Claude" w:date="2026-10-24T12:00:00Z"/>
              </w:rPr>
            </w:pPr>
            <w:ins w:id="9326" w:author="Claude" w:date="2026-10-24T12:00:00Z">
              <w:r>
                <w:rPr>
                  <w:rtl w:val="0"/>
                </w:rPr>
                <w:t xml:space="preserve">Mã băm SHA-256 của mã ghép thiết bị; mã gốc chỉ hiển thị một lần.</w:t>
              </w:r>
            </w:ins>
          </w:p>
        </w:tc>
      </w:tr>
      <w:tr>
        <w:trPr>
          <w:cantSplit w:val="1"/>
          <w:tblHeader w:val="0"/>
          <w:ins w:id="9327" w:author="Claude" w:date="2026-10-24T12:00:00Z"/>
        </w:trPr>
        <w:tc>
          <w:tcPr>
            <w:vAlign w:val="center"/>
          </w:tcPr>
          <w:p w:rsidR="00000000" w:rsidDel="00000000" w:rsidP="00000000" w:rsidRDefault="00000000" w:rsidRPr="00000000" w14:paraId="000005E4">
            <w:pPr>
              <w:keepNext w:val="1"/>
              <w:spacing w:after="40" w:before="40" w:line="252.00000000000003" w:lineRule="auto"/>
              <w:jc w:val="center"/>
              <w:rPr>
                <w:ins w:id="9328" w:author="Claude" w:date="2026-10-24T12:00:00Z"/>
              </w:rPr>
            </w:pPr>
            <w:ins w:id="9329" w:author="Claude" w:date="2026-10-24T12:00:00Z">
              <w:r>
                <w:rPr>
                  <w:rtl w:val="0"/>
                </w:rPr>
                <w:t xml:space="preserve">last_used_at</w:t>
              </w:r>
            </w:ins>
          </w:p>
        </w:tc>
        <w:tc>
          <w:tcPr>
            <w:vAlign w:val="center"/>
          </w:tcPr>
          <w:p w:rsidR="00000000" w:rsidDel="00000000" w:rsidP="00000000" w:rsidRDefault="00000000" w:rsidRPr="00000000" w14:paraId="000005E5">
            <w:pPr>
              <w:keepNext w:val="1"/>
              <w:spacing w:after="40" w:before="40" w:line="252.00000000000003" w:lineRule="auto"/>
              <w:jc w:val="center"/>
              <w:rPr>
                <w:ins w:id="9330" w:author="Claude" w:date="2026-10-24T12:00:00Z"/>
              </w:rPr>
            </w:pPr>
            <w:ins w:id="9331" w:author="Claude" w:date="2026-10-24T12:00:00Z">
              <w:r>
                <w:rPr>
                  <w:rtl w:val="0"/>
                </w:rPr>
                <w:t xml:space="preserve">timestamp</w:t>
              </w:r>
            </w:ins>
          </w:p>
        </w:tc>
        <w:tc>
          <w:tcPr>
            <w:vAlign w:val="center"/>
          </w:tcPr>
          <w:p w:rsidR="00000000" w:rsidDel="00000000" w:rsidP="00000000" w:rsidRDefault="00000000" w:rsidRPr="00000000" w14:paraId="000005E6">
            <w:pPr>
              <w:keepNext w:val="1"/>
              <w:spacing w:after="40" w:before="40" w:line="252.00000000000003" w:lineRule="auto"/>
              <w:jc w:val="both"/>
              <w:rPr>
                <w:ins w:id="9332" w:author="Claude" w:date="2026-10-24T12:00:00Z"/>
              </w:rPr>
            </w:pPr>
            <w:ins w:id="9333" w:author="Claude" w:date="2026-10-24T12:00:00Z">
              <w:r>
                <w:rPr>
                  <w:rtl w:val="0"/>
                </w:rPr>
                <w:t xml:space="preserve">Lần cuối thiết bị gọi lên máy chủ.</w:t>
              </w:r>
            </w:ins>
          </w:p>
        </w:tc>
      </w:tr>
      <w:tr>
        <w:trPr>
          <w:cantSplit w:val="1"/>
          <w:tblHeader w:val="0"/>
          <w:ins w:id="9334" w:author="Claude" w:date="2026-10-24T12:00:00Z"/>
        </w:trPr>
        <w:tc>
          <w:tcPr>
            <w:vAlign w:val="center"/>
          </w:tcPr>
          <w:p w:rsidR="00000000" w:rsidDel="00000000" w:rsidP="00000000" w:rsidRDefault="00000000" w:rsidRPr="00000000" w14:paraId="000005E4">
            <w:pPr>
              <w:keepNext w:val="1"/>
              <w:spacing w:after="40" w:before="40" w:line="252.00000000000003" w:lineRule="auto"/>
              <w:jc w:val="center"/>
              <w:rPr>
                <w:ins w:id="9335" w:author="Claude" w:date="2026-10-24T12:00:00Z"/>
              </w:rPr>
            </w:pPr>
            <w:ins w:id="9336" w:author="Claude" w:date="2026-10-24T12:00:00Z">
              <w:r>
                <w:rPr>
                  <w:rtl w:val="0"/>
                </w:rPr>
                <w:t xml:space="preserve">revoked_at</w:t>
              </w:r>
            </w:ins>
          </w:p>
        </w:tc>
        <w:tc>
          <w:tcPr>
            <w:vAlign w:val="center"/>
          </w:tcPr>
          <w:p w:rsidR="00000000" w:rsidDel="00000000" w:rsidP="00000000" w:rsidRDefault="00000000" w:rsidRPr="00000000" w14:paraId="000005E5">
            <w:pPr>
              <w:keepNext w:val="1"/>
              <w:spacing w:after="40" w:before="40" w:line="252.00000000000003" w:lineRule="auto"/>
              <w:jc w:val="center"/>
              <w:rPr>
                <w:ins w:id="9337" w:author="Claude" w:date="2026-10-24T12:00:00Z"/>
              </w:rPr>
            </w:pPr>
            <w:ins w:id="9338" w:author="Claude" w:date="2026-10-24T12:00:00Z">
              <w:r>
                <w:rPr>
                  <w:rtl w:val="0"/>
                </w:rPr>
                <w:t xml:space="preserve">timestamp</w:t>
              </w:r>
            </w:ins>
          </w:p>
        </w:tc>
        <w:tc>
          <w:tcPr>
            <w:vAlign w:val="center"/>
          </w:tcPr>
          <w:p w:rsidR="00000000" w:rsidDel="00000000" w:rsidP="00000000" w:rsidRDefault="00000000" w:rsidRPr="00000000" w14:paraId="000005E6">
            <w:pPr>
              <w:keepNext w:val="1"/>
              <w:spacing w:after="40" w:before="40" w:line="252.00000000000003" w:lineRule="auto"/>
              <w:jc w:val="both"/>
              <w:rPr>
                <w:ins w:id="9339" w:author="Claude" w:date="2026-10-24T12:00:00Z"/>
              </w:rPr>
            </w:pPr>
            <w:ins w:id="9340" w:author="Claude" w:date="2026-10-24T12:00:00Z">
              <w:r>
                <w:rPr>
                  <w:rtl w:val="0"/>
                </w:rPr>
                <w:t xml:space="preserve">Thời điểm quản lý thu hồi thiết bị; có giá trị thì thiết bị bị từ chối.</w:t>
              </w:r>
            </w:ins>
          </w:p>
        </w:tc>
      </w:tr>
    </w:tbl>
    <w:bookmarkStart w:colFirst="0" w:colLast="0" w:name="hm37ugahtu31" w:id="74"/>
    <w:bookmarkEnd w:id="74"/>
    <w:p w:rsidR="00000000" w:rsidDel="00000000" w:rsidP="00000000" w:rsidRDefault="00000000" w:rsidRPr="00000000" w14:paraId="000005F3">
      <w:pPr>
        <w:pStyle w:val="Heading2"/>
        <w:keepLines w:val="0"/>
        <w:spacing w:before="0" w:lineRule="auto"/>
        <w:jc w:val="both"/>
        <w:rPr/>
      </w:pPr>
      <w:r>
        <w:rPr>
          <w:rFonts w:ascii="Times New Roman" w:cs="Times New Roman" w:eastAsia="Times New Roman" w:hAnsi="Times New Roman"/>
          <w:rtl w:val="0"/>
        </w:rPr>
        <w:t xml:space="preserve">2.3. GIAO DIỆN HỆ THỐNG</w:t>
      </w:r>
      <w:r>
        <w:rPr>
          <w:rtl w:val="0"/>
        </w:rPr>
      </w:r>
    </w:p>
    <w:bookmarkStart w:colFirst="0" w:colLast="0" w:name="ausnghtrs6dt" w:id="75"/>
    <w:bookmarkEnd w:id="75"/>
    <w:p w:rsidR="00000000" w:rsidDel="00000000" w:rsidP="00000000" w:rsidRDefault="00000000" w:rsidRPr="00000000" w14:paraId="000005F4">
      <w:pPr>
        <w:pStyle w:val="Heading3"/>
        <w:keepLines w:val="0"/>
        <w:spacing w:before="0" w:lineRule="auto"/>
        <w:jc w:val="both"/>
        <w:rPr/>
      </w:pPr>
      <w:r>
        <w:rPr>
          <w:rFonts w:ascii="Times New Roman" w:cs="Times New Roman" w:eastAsia="Times New Roman" w:hAnsi="Times New Roman"/>
          <w:rtl w:val="0"/>
        </w:rPr>
        <w:t xml:space="preserve">2.3.1. Giao diện phía khách hàng</w:t>
      </w:r>
      <w:r>
        <w:rPr>
          <w:rtl w:val="0"/>
        </w:rPr>
      </w:r>
    </w:p>
    <w:p w:rsidR="00000000" w:rsidDel="00000000" w:rsidP="00000000" w:rsidRDefault="00000000" w:rsidRPr="00000000" w14:paraId="000005F5">
      <w:pPr>
        <w:keepNext w:val="1"/>
        <w:spacing w:before="120" w:lineRule="auto"/>
        <w:jc w:val="both"/>
        <w:rPr>
          <w:b w:val="1"/>
          <w:bCs w:val="1"/>
        </w:rPr>
      </w:pPr>
      <w:r>
        <w:rPr>
          <w:b w:val="1"/>
          <w:bCs w:val="1"/>
          <w:rtl w:val="0"/>
        </w:rPr>
        <w:t xml:space="preserve">a. Giao diện trang chủ</w:t>
      </w:r>
    </w:p>
    <w:p w:rsidR="00000000" w:rsidDel="00000000" w:rsidP="00000000" w:rsidRDefault="00000000" w:rsidRPr="00000000" w14:paraId="000005F6">
      <w:pPr>
        <w:keepNext w:val="1"/>
        <w:keepLines w:val="1"/>
        <w:spacing w:after="60" w:line="240" w:lineRule="auto"/>
        <w:jc w:val="center"/>
        <w:rPr>
          <w:b w:val="1"/>
          <w:bCs w:val="1"/>
        </w:rPr>
      </w:pPr>
      <w:r>
        <w:rPr>
          <w:b w:val="1"/>
          <w:bCs w:val="1"/>
        </w:rPr>
        <w:drawing>
          <wp:inline distB="0" distT="0" distL="0" distR="0">
            <wp:extent cx="4437131" cy="2122935"/>
            <wp:effectExtent b="0" l="0" r="0" t="0"/>
            <wp:docPr id="25" name="image50.png"/>
            <a:graphic>
              <a:graphicData uri="http://schemas.openxmlformats.org/drawingml/2006/picture">
                <pic:pic>
                  <pic:nvPicPr>
                    <pic:cNvPr id="0" name="image50.png"/>
                    <pic:cNvPicPr preferRelativeResize="0"/>
                  </pic:nvPicPr>
                  <pic:blipFill>
                    <a:blip r:embed="rId27"/>
                    <a:srcRect b="0" l="0" r="0" t="0"/>
                    <a:stretch>
                      <a:fillRect/>
                    </a:stretch>
                  </pic:blipFill>
                  <pic:spPr>
                    <a:xfrm>
                      <a:off x="0" y="0"/>
                      <a:ext cx="4437131" cy="2122935"/>
                    </a:xfrm>
                    <a:prstGeom prst="rect"/>
                    <a:ln/>
                  </pic:spPr>
                </pic:pic>
              </a:graphicData>
            </a:graphic>
          </wp:inline>
        </w:drawing>
      </w:r>
      <w:r>
        <w:rPr>
          <w:rtl w:val="0"/>
        </w:rPr>
      </w:r>
    </w:p>
    <w:bookmarkStart w:colFirst="0" w:colLast="0" w:name="19qu4k6w0v6i" w:id="76"/>
    <w:bookmarkEnd w:id="76"/>
    <w:p w:rsidR="00000000" w:rsidDel="00000000" w:rsidP="00000000" w:rsidRDefault="00000000" w:rsidRPr="00000000" w14:paraId="000005F7">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19</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trang chủ.</w:t>
      </w:r>
      <w:r>
        <w:rPr>
          <w:rtl w:val="0"/>
        </w:rPr>
      </w:r>
    </w:p>
    <w:p w:rsidR="00000000" w:rsidDel="00000000" w:rsidP="00000000" w:rsidRDefault="00000000" w:rsidRPr="00000000" w14:paraId="000005F8">
      <w:pPr>
        <w:keepNext w:val="1"/>
        <w:spacing w:before="120" w:lineRule="auto"/>
        <w:jc w:val="both"/>
        <w:rPr>
          <w:b w:val="1"/>
          <w:bCs w:val="1"/>
        </w:rPr>
      </w:pPr>
      <w:r>
        <w:rPr>
          <w:b w:val="1"/>
          <w:bCs w:val="1"/>
          <w:rtl w:val="0"/>
        </w:rPr>
        <w:t xml:space="preserve">b. Giao diện trang danh mục</w:t>
      </w:r>
    </w:p>
    <w:p w:rsidR="00000000" w:rsidDel="00000000" w:rsidP="00000000" w:rsidRDefault="00000000" w:rsidRPr="00000000" w14:paraId="000005F9">
      <w:pPr>
        <w:keepNext w:val="1"/>
        <w:keepLines w:val="1"/>
        <w:spacing w:after="60" w:line="240" w:lineRule="auto"/>
        <w:jc w:val="center"/>
        <w:rPr>
          <w:i w:val="1"/>
          <w:iCs w:val="1"/>
        </w:rPr>
      </w:pPr>
      <w:r>
        <w:rPr>
          <w:i w:val="1"/>
          <w:iCs w:val="1"/>
        </w:rPr>
        <w:drawing>
          <wp:inline distB="0" distT="0" distL="0" distR="0">
            <wp:extent cx="4360074" cy="2069726"/>
            <wp:effectExtent b="0" l="0" r="0" t="0"/>
            <wp:docPr id="26" name="image35.png"/>
            <a:graphic>
              <a:graphicData uri="http://schemas.openxmlformats.org/drawingml/2006/picture">
                <pic:pic>
                  <pic:nvPicPr>
                    <pic:cNvPr id="0" name="image35.png"/>
                    <pic:cNvPicPr preferRelativeResize="0"/>
                  </pic:nvPicPr>
                  <pic:blipFill>
                    <a:blip r:embed="rId28"/>
                    <a:srcRect b="0" l="0" r="0" t="0"/>
                    <a:stretch>
                      <a:fillRect/>
                    </a:stretch>
                  </pic:blipFill>
                  <pic:spPr>
                    <a:xfrm>
                      <a:off x="0" y="0"/>
                      <a:ext cx="4360074" cy="2069726"/>
                    </a:xfrm>
                    <a:prstGeom prst="rect"/>
                    <a:ln/>
                  </pic:spPr>
                </pic:pic>
              </a:graphicData>
            </a:graphic>
          </wp:inline>
        </w:drawing>
      </w:r>
      <w:r>
        <w:rPr>
          <w:rtl w:val="0"/>
        </w:rPr>
      </w:r>
    </w:p>
    <w:bookmarkStart w:colFirst="0" w:colLast="0" w:name="5ornwdzggec" w:id="77"/>
    <w:bookmarkEnd w:id="77"/>
    <w:p w:rsidR="00000000" w:rsidDel="00000000" w:rsidP="00000000" w:rsidRDefault="00000000" w:rsidRPr="00000000" w14:paraId="000005FA">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danh mục.</w:t>
      </w:r>
      <w:r>
        <w:rPr>
          <w:rtl w:val="0"/>
        </w:rPr>
      </w:r>
    </w:p>
    <w:p w:rsidR="00000000" w:rsidDel="00000000" w:rsidP="00000000" w:rsidRDefault="00000000" w:rsidRPr="00000000" w14:paraId="000005FB">
      <w:pPr>
        <w:keepNext w:val="1"/>
        <w:spacing w:before="120" w:lineRule="auto"/>
        <w:jc w:val="both"/>
        <w:rPr>
          <w:b w:val="1"/>
          <w:bCs w:val="1"/>
        </w:rPr>
      </w:pPr>
      <w:r>
        <w:rPr>
          <w:b w:val="1"/>
          <w:bCs w:val="1"/>
          <w:rtl w:val="0"/>
        </w:rPr>
        <w:t xml:space="preserve">c. Giao diện đăng ký</w:t>
      </w:r>
    </w:p>
    <w:p w:rsidR="00000000" w:rsidDel="00000000" w:rsidP="00000000" w:rsidRDefault="00000000" w:rsidRPr="00000000" w14:paraId="000005FC">
      <w:pPr>
        <w:keepNext w:val="1"/>
        <w:keepLines w:val="1"/>
        <w:spacing w:after="60" w:line="240" w:lineRule="auto"/>
        <w:jc w:val="center"/>
        <w:rPr>
          <w:i w:val="1"/>
          <w:iCs w:val="1"/>
        </w:rPr>
      </w:pPr>
      <w:r>
        <w:rPr>
          <w:i w:val="1"/>
          <w:iCs w:val="1"/>
        </w:rPr>
        <w:drawing>
          <wp:inline distB="0" distT="0" distL="0" distR="0">
            <wp:extent cx="4571051" cy="2187513"/>
            <wp:effectExtent b="0" l="0" r="0" t="0"/>
            <wp:docPr id="27" name="image43.png"/>
            <a:graphic>
              <a:graphicData uri="http://schemas.openxmlformats.org/drawingml/2006/picture">
                <pic:pic>
                  <pic:nvPicPr>
                    <pic:cNvPr id="0" name="image43.png"/>
                    <pic:cNvPicPr preferRelativeResize="0"/>
                  </pic:nvPicPr>
                  <pic:blipFill>
                    <a:blip r:embed="rId29"/>
                    <a:srcRect b="0" l="0" r="0" t="0"/>
                    <a:stretch>
                      <a:fillRect/>
                    </a:stretch>
                  </pic:blipFill>
                  <pic:spPr>
                    <a:xfrm>
                      <a:off x="0" y="0"/>
                      <a:ext cx="4571051" cy="2187513"/>
                    </a:xfrm>
                    <a:prstGeom prst="rect"/>
                    <a:ln/>
                  </pic:spPr>
                </pic:pic>
              </a:graphicData>
            </a:graphic>
          </wp:inline>
        </w:drawing>
      </w:r>
      <w:r>
        <w:rPr>
          <w:rtl w:val="0"/>
        </w:rPr>
      </w:r>
    </w:p>
    <w:bookmarkStart w:colFirst="0" w:colLast="0" w:name="frt011cgdvcx" w:id="78"/>
    <w:bookmarkEnd w:id="78"/>
    <w:p w:rsidR="00000000" w:rsidDel="00000000" w:rsidP="00000000" w:rsidRDefault="00000000" w:rsidRPr="00000000" w14:paraId="000005FD">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đăng ký.</w:t>
      </w:r>
      <w:r>
        <w:rPr>
          <w:rtl w:val="0"/>
        </w:rPr>
      </w:r>
    </w:p>
    <w:p w:rsidR="00000000" w:rsidDel="00000000" w:rsidP="00000000" w:rsidRDefault="00000000" w:rsidRPr="00000000" w14:paraId="000005FE">
      <w:pPr>
        <w:keepNext w:val="1"/>
        <w:spacing w:before="120" w:lineRule="auto"/>
        <w:jc w:val="both"/>
        <w:rPr>
          <w:b w:val="1"/>
          <w:bCs w:val="1"/>
        </w:rPr>
      </w:pPr>
      <w:r>
        <w:rPr>
          <w:b w:val="1"/>
          <w:bCs w:val="1"/>
          <w:rtl w:val="0"/>
        </w:rPr>
        <w:t xml:space="preserve">d. Giao diện đăng nhập</w:t>
      </w:r>
    </w:p>
    <w:p w:rsidR="00000000" w:rsidDel="00000000" w:rsidP="00000000" w:rsidRDefault="00000000" w:rsidRPr="00000000" w14:paraId="000005FF">
      <w:pPr>
        <w:keepNext w:val="1"/>
        <w:keepLines w:val="1"/>
        <w:spacing w:after="60" w:line="240" w:lineRule="auto"/>
        <w:jc w:val="center"/>
        <w:rPr>
          <w:i w:val="1"/>
          <w:iCs w:val="1"/>
        </w:rPr>
      </w:pPr>
      <w:r>
        <w:rPr>
          <w:i w:val="1"/>
          <w:iCs w:val="1"/>
        </w:rPr>
        <w:drawing>
          <wp:inline distB="0" distT="0" distL="0" distR="0">
            <wp:extent cx="3943246" cy="1877074"/>
            <wp:effectExtent b="0" l="0" r="0" t="0"/>
            <wp:docPr id="28" name="image33.png"/>
            <a:graphic>
              <a:graphicData uri="http://schemas.openxmlformats.org/drawingml/2006/picture">
                <pic:pic>
                  <pic:nvPicPr>
                    <pic:cNvPr id="0" name="image33.png"/>
                    <pic:cNvPicPr preferRelativeResize="0"/>
                  </pic:nvPicPr>
                  <pic:blipFill>
                    <a:blip r:embed="rId30"/>
                    <a:srcRect b="0" l="0" r="0" t="0"/>
                    <a:stretch>
                      <a:fillRect/>
                    </a:stretch>
                  </pic:blipFill>
                  <pic:spPr>
                    <a:xfrm>
                      <a:off x="0" y="0"/>
                      <a:ext cx="3943246" cy="1877074"/>
                    </a:xfrm>
                    <a:prstGeom prst="rect"/>
                    <a:ln/>
                  </pic:spPr>
                </pic:pic>
              </a:graphicData>
            </a:graphic>
          </wp:inline>
        </w:drawing>
      </w:r>
      <w:r>
        <w:rPr>
          <w:rtl w:val="0"/>
        </w:rPr>
      </w:r>
    </w:p>
    <w:bookmarkStart w:colFirst="0" w:colLast="0" w:name="y069qejvcmal" w:id="79"/>
    <w:bookmarkEnd w:id="79"/>
    <w:p w:rsidR="00000000" w:rsidDel="00000000" w:rsidP="00000000" w:rsidRDefault="00000000" w:rsidRPr="00000000" w14:paraId="00000600">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đăng nhập.</w:t>
      </w:r>
      <w:r>
        <w:rPr>
          <w:rtl w:val="0"/>
        </w:rPr>
      </w:r>
    </w:p>
    <w:p w:rsidR="00000000" w:rsidDel="00000000" w:rsidP="00000000" w:rsidRDefault="00000000" w:rsidRPr="00000000" w14:paraId="00000601">
      <w:pPr>
        <w:keepNext w:val="1"/>
        <w:spacing w:before="120" w:lineRule="auto"/>
        <w:jc w:val="both"/>
        <w:rPr>
          <w:b w:val="1"/>
          <w:bCs w:val="1"/>
        </w:rPr>
      </w:pPr>
      <w:r>
        <w:rPr>
          <w:b w:val="1"/>
          <w:bCs w:val="1"/>
          <w:rtl w:val="0"/>
        </w:rPr>
        <w:t xml:space="preserve">e. Giao diện menu khách hàng</w:t>
      </w:r>
    </w:p>
    <w:p w:rsidR="00000000" w:rsidDel="00000000" w:rsidP="00000000" w:rsidRDefault="00000000" w:rsidRPr="00000000" w14:paraId="00000602">
      <w:pPr>
        <w:keepNext w:val="1"/>
        <w:keepLines w:val="1"/>
        <w:spacing w:after="60" w:line="240" w:lineRule="auto"/>
        <w:jc w:val="center"/>
        <w:rPr>
          <w:b w:val="1"/>
          <w:bCs w:val="1"/>
        </w:rPr>
      </w:pPr>
      <w:r>
        <w:rPr>
          <w:b w:val="1"/>
          <w:bCs w:val="1"/>
        </w:rPr>
        <w:drawing>
          <wp:inline distB="0" distT="0" distL="0" distR="0">
            <wp:extent cx="4828585" cy="2288401"/>
            <wp:effectExtent b="0" l="0" r="0" t="0"/>
            <wp:docPr id="29" name="image38.png"/>
            <a:graphic>
              <a:graphicData uri="http://schemas.openxmlformats.org/drawingml/2006/picture">
                <pic:pic>
                  <pic:nvPicPr>
                    <pic:cNvPr id="0" name="image38.png"/>
                    <pic:cNvPicPr preferRelativeResize="0"/>
                  </pic:nvPicPr>
                  <pic:blipFill>
                    <a:blip r:embed="rId31"/>
                    <a:srcRect b="0" l="0" r="0" t="0"/>
                    <a:stretch>
                      <a:fillRect/>
                    </a:stretch>
                  </pic:blipFill>
                  <pic:spPr>
                    <a:xfrm>
                      <a:off x="0" y="0"/>
                      <a:ext cx="4828585" cy="2288401"/>
                    </a:xfrm>
                    <a:prstGeom prst="rect"/>
                    <a:ln/>
                  </pic:spPr>
                </pic:pic>
              </a:graphicData>
            </a:graphic>
          </wp:inline>
        </w:drawing>
      </w:r>
      <w:r>
        <w:rPr>
          <w:rtl w:val="0"/>
        </w:rPr>
      </w:r>
    </w:p>
    <w:bookmarkStart w:colFirst="0" w:colLast="0" w:name="pm4oujkoe2q5" w:id="80"/>
    <w:bookmarkEnd w:id="80"/>
    <w:p w:rsidR="00000000" w:rsidDel="00000000" w:rsidP="00000000" w:rsidRDefault="00000000" w:rsidRPr="00000000" w14:paraId="00000603">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menu khách hàng.</w:t>
      </w:r>
      <w:r>
        <w:rPr>
          <w:rtl w:val="0"/>
        </w:rPr>
      </w:r>
    </w:p>
    <w:p w:rsidR="00000000" w:rsidDel="00000000" w:rsidP="00000000" w:rsidRDefault="00000000" w:rsidRPr="00000000" w14:paraId="00000604">
      <w:pPr>
        <w:keepNext w:val="1"/>
        <w:spacing w:before="120" w:lineRule="auto"/>
        <w:jc w:val="both"/>
        <w:rPr>
          <w:b w:val="1"/>
          <w:bCs w:val="1"/>
        </w:rPr>
      </w:pPr>
      <w:r>
        <w:rPr>
          <w:b w:val="1"/>
          <w:bCs w:val="1"/>
          <w:rtl w:val="0"/>
        </w:rPr>
        <w:t xml:space="preserve">f. Giao diện hồ sơ khách hàng</w:t>
      </w:r>
    </w:p>
    <w:p w:rsidR="00000000" w:rsidDel="00000000" w:rsidP="00000000" w:rsidRDefault="00000000" w:rsidRPr="00000000" w14:paraId="00000605">
      <w:pPr>
        <w:keepNext w:val="1"/>
        <w:keepLines w:val="1"/>
        <w:spacing w:after="60" w:line="240" w:lineRule="auto"/>
        <w:jc w:val="center"/>
        <w:rPr>
          <w:b w:val="1"/>
          <w:bCs w:val="1"/>
        </w:rPr>
      </w:pPr>
      <w:r>
        <w:rPr>
          <w:b w:val="1"/>
          <w:bCs w:val="1"/>
        </w:rPr>
        <w:drawing>
          <wp:inline distB="0" distT="0" distL="0" distR="0">
            <wp:extent cx="5356921" cy="2551196"/>
            <wp:effectExtent b="0" l="0" r="0" t="0"/>
            <wp:docPr id="30" name="image36.png"/>
            <a:graphic>
              <a:graphicData uri="http://schemas.openxmlformats.org/drawingml/2006/picture">
                <pic:pic>
                  <pic:nvPicPr>
                    <pic:cNvPr id="0" name="image36.png"/>
                    <pic:cNvPicPr preferRelativeResize="0"/>
                  </pic:nvPicPr>
                  <pic:blipFill>
                    <a:blip r:embed="rId32"/>
                    <a:srcRect b="0" l="0" r="0" t="0"/>
                    <a:stretch>
                      <a:fillRect/>
                    </a:stretch>
                  </pic:blipFill>
                  <pic:spPr>
                    <a:xfrm>
                      <a:off x="0" y="0"/>
                      <a:ext cx="5356921" cy="2551196"/>
                    </a:xfrm>
                    <a:prstGeom prst="rect"/>
                    <a:ln/>
                  </pic:spPr>
                </pic:pic>
              </a:graphicData>
            </a:graphic>
          </wp:inline>
        </w:drawing>
      </w:r>
      <w:r>
        <w:rPr>
          <w:rtl w:val="0"/>
        </w:rPr>
      </w:r>
    </w:p>
    <w:bookmarkStart w:colFirst="0" w:colLast="0" w:name="szs8v8un78t5" w:id="81"/>
    <w:bookmarkEnd w:id="81"/>
    <w:p w:rsidR="00000000" w:rsidDel="00000000" w:rsidP="00000000" w:rsidRDefault="00000000" w:rsidRPr="00000000" w14:paraId="00000606">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hồ sơ khách hàng.</w:t>
      </w:r>
      <w:r>
        <w:rPr>
          <w:rtl w:val="0"/>
        </w:rPr>
      </w:r>
    </w:p>
    <w:p w:rsidR="00000000" w:rsidDel="00000000" w:rsidP="00000000" w:rsidRDefault="00000000" w:rsidRPr="00000000" w14:paraId="00000607">
      <w:pPr>
        <w:keepNext w:val="1"/>
        <w:spacing w:before="120" w:lineRule="auto"/>
        <w:jc w:val="both"/>
        <w:rPr>
          <w:b w:val="1"/>
          <w:bCs w:val="1"/>
        </w:rPr>
      </w:pPr>
      <w:r>
        <w:rPr>
          <w:b w:val="1"/>
          <w:bCs w:val="1"/>
          <w:rtl w:val="0"/>
        </w:rPr>
        <w:t xml:space="preserve">g. Giao diện đơn hàng</w:t>
      </w:r>
    </w:p>
    <w:p w:rsidR="00000000" w:rsidDel="00000000" w:rsidP="00000000" w:rsidRDefault="00000000" w:rsidRPr="00000000" w14:paraId="00000608">
      <w:pPr>
        <w:keepNext w:val="1"/>
        <w:keepLines w:val="1"/>
        <w:spacing w:after="60" w:line="240" w:lineRule="auto"/>
        <w:jc w:val="center"/>
        <w:rPr>
          <w:b w:val="1"/>
          <w:bCs w:val="1"/>
        </w:rPr>
      </w:pPr>
      <w:r>
        <w:rPr>
          <w:b w:val="1"/>
          <w:bCs w:val="1"/>
        </w:rPr>
        <w:drawing>
          <wp:inline distB="0" distT="0" distL="0" distR="0">
            <wp:extent cx="4572333" cy="2167964"/>
            <wp:effectExtent b="0" l="0" r="0" t="0"/>
            <wp:docPr id="31" name="image42.png"/>
            <a:graphic>
              <a:graphicData uri="http://schemas.openxmlformats.org/drawingml/2006/picture">
                <pic:pic>
                  <pic:nvPicPr>
                    <pic:cNvPr id="0" name="image42.png"/>
                    <pic:cNvPicPr preferRelativeResize="0"/>
                  </pic:nvPicPr>
                  <pic:blipFill>
                    <a:blip r:embed="rId33"/>
                    <a:srcRect b="0" l="0" r="0" t="0"/>
                    <a:stretch>
                      <a:fillRect/>
                    </a:stretch>
                  </pic:blipFill>
                  <pic:spPr>
                    <a:xfrm>
                      <a:off x="0" y="0"/>
                      <a:ext cx="4572333" cy="2167964"/>
                    </a:xfrm>
                    <a:prstGeom prst="rect"/>
                    <a:ln/>
                  </pic:spPr>
                </pic:pic>
              </a:graphicData>
            </a:graphic>
          </wp:inline>
        </w:drawing>
      </w:r>
      <w:r>
        <w:rPr>
          <w:rtl w:val="0"/>
        </w:rPr>
      </w:r>
    </w:p>
    <w:bookmarkStart w:colFirst="0" w:colLast="0" w:name="7b9yi6dgd5jy" w:id="82"/>
    <w:bookmarkEnd w:id="82"/>
    <w:p w:rsidR="00000000" w:rsidDel="00000000" w:rsidP="00000000" w:rsidRDefault="00000000" w:rsidRPr="00000000" w14:paraId="00000609">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đơn hàng.</w:t>
      </w:r>
      <w:r>
        <w:rPr>
          <w:rtl w:val="0"/>
        </w:rPr>
      </w:r>
    </w:p>
    <w:p w:rsidR="00000000" w:rsidDel="00000000" w:rsidP="00000000" w:rsidRDefault="00000000" w:rsidRPr="00000000" w14:paraId="0000060A">
      <w:pPr>
        <w:keepNext w:val="1"/>
        <w:spacing w:before="120" w:lineRule="auto"/>
        <w:jc w:val="both"/>
        <w:rPr>
          <w:b w:val="1"/>
          <w:bCs w:val="1"/>
        </w:rPr>
      </w:pPr>
      <w:r>
        <w:rPr>
          <w:b w:val="1"/>
          <w:bCs w:val="1"/>
          <w:rtl w:val="0"/>
        </w:rPr>
        <w:t xml:space="preserve">h. Giao diện yêu thích </w:t>
      </w:r>
    </w:p>
    <w:p w:rsidR="00000000" w:rsidDel="00000000" w:rsidP="00000000" w:rsidRDefault="00000000" w:rsidRPr="00000000" w14:paraId="0000060B">
      <w:pPr>
        <w:keepNext w:val="1"/>
        <w:keepLines w:val="1"/>
        <w:spacing w:after="60" w:line="240" w:lineRule="auto"/>
        <w:jc w:val="center"/>
        <w:rPr>
          <w:b w:val="1"/>
          <w:bCs w:val="1"/>
        </w:rPr>
      </w:pPr>
      <w:r>
        <w:rPr>
          <w:b w:val="1"/>
          <w:bCs w:val="1"/>
        </w:rPr>
        <w:drawing>
          <wp:inline distB="0" distT="0" distL="0" distR="0">
            <wp:extent cx="4585300" cy="2197871"/>
            <wp:effectExtent b="0" l="0" r="0" t="0"/>
            <wp:docPr id="32" name="image40.png"/>
            <a:graphic>
              <a:graphicData uri="http://schemas.openxmlformats.org/drawingml/2006/picture">
                <pic:pic>
                  <pic:nvPicPr>
                    <pic:cNvPr id="0" name="image40.png"/>
                    <pic:cNvPicPr preferRelativeResize="0"/>
                  </pic:nvPicPr>
                  <pic:blipFill>
                    <a:blip r:embed="rId34"/>
                    <a:srcRect b="0" l="0" r="0" t="0"/>
                    <a:stretch>
                      <a:fillRect/>
                    </a:stretch>
                  </pic:blipFill>
                  <pic:spPr>
                    <a:xfrm>
                      <a:off x="0" y="0"/>
                      <a:ext cx="4585300" cy="2197871"/>
                    </a:xfrm>
                    <a:prstGeom prst="rect"/>
                    <a:ln/>
                  </pic:spPr>
                </pic:pic>
              </a:graphicData>
            </a:graphic>
          </wp:inline>
        </w:drawing>
      </w:r>
      <w:r>
        <w:rPr>
          <w:rtl w:val="0"/>
        </w:rPr>
      </w:r>
    </w:p>
    <w:bookmarkStart w:colFirst="0" w:colLast="0" w:name="ia7o1cv15le0" w:id="83"/>
    <w:bookmarkEnd w:id="83"/>
    <w:p w:rsidR="00000000" w:rsidDel="00000000" w:rsidP="00000000" w:rsidRDefault="00000000" w:rsidRPr="00000000" w14:paraId="0000060C">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trang yêu thích.</w:t>
      </w:r>
      <w:r>
        <w:rPr>
          <w:rtl w:val="0"/>
        </w:rPr>
      </w:r>
    </w:p>
    <w:p w:rsidR="00000000" w:rsidDel="00000000" w:rsidP="00000000" w:rsidRDefault="00000000" w:rsidRPr="00000000" w14:paraId="0000060D">
      <w:pPr>
        <w:keepNext w:val="1"/>
        <w:spacing w:before="120" w:lineRule="auto"/>
        <w:jc w:val="both"/>
        <w:rPr>
          <w:b w:val="1"/>
          <w:bCs w:val="1"/>
        </w:rPr>
      </w:pPr>
      <w:r>
        <w:rPr>
          <w:b w:val="1"/>
          <w:bCs w:val="1"/>
          <w:rtl w:val="0"/>
        </w:rPr>
        <w:t xml:space="preserve">i. Giao diện thông báo khách hàng</w:t>
      </w:r>
    </w:p>
    <w:p w:rsidR="00000000" w:rsidDel="00000000" w:rsidP="00000000" w:rsidRDefault="00000000" w:rsidRPr="00000000" w14:paraId="0000060E">
      <w:pPr>
        <w:keepNext w:val="1"/>
        <w:keepLines w:val="1"/>
        <w:spacing w:after="60" w:line="240" w:lineRule="auto"/>
        <w:jc w:val="center"/>
        <w:rPr>
          <w:b w:val="1"/>
          <w:bCs w:val="1"/>
        </w:rPr>
      </w:pPr>
      <w:r>
        <w:rPr>
          <w:b w:val="1"/>
          <w:bCs w:val="1"/>
        </w:rPr>
        <w:drawing>
          <wp:inline distB="0" distT="0" distL="0" distR="0">
            <wp:extent cx="5278631" cy="2512748"/>
            <wp:effectExtent b="0" l="0" r="0" t="0"/>
            <wp:docPr id="33" name="image28.png"/>
            <a:graphic>
              <a:graphicData uri="http://schemas.openxmlformats.org/drawingml/2006/picture">
                <pic:pic>
                  <pic:nvPicPr>
                    <pic:cNvPr id="0" name="image28.png"/>
                    <pic:cNvPicPr preferRelativeResize="0"/>
                  </pic:nvPicPr>
                  <pic:blipFill>
                    <a:blip r:embed="rId35"/>
                    <a:srcRect b="0" l="0" r="0" t="0"/>
                    <a:stretch>
                      <a:fillRect/>
                    </a:stretch>
                  </pic:blipFill>
                  <pic:spPr>
                    <a:xfrm>
                      <a:off x="0" y="0"/>
                      <a:ext cx="5278631" cy="2512748"/>
                    </a:xfrm>
                    <a:prstGeom prst="rect"/>
                    <a:ln/>
                  </pic:spPr>
                </pic:pic>
              </a:graphicData>
            </a:graphic>
          </wp:inline>
        </w:drawing>
      </w:r>
      <w:r>
        <w:rPr>
          <w:rtl w:val="0"/>
        </w:rPr>
      </w:r>
    </w:p>
    <w:bookmarkStart w:colFirst="0" w:colLast="0" w:name="lfee7cqymy3g" w:id="84"/>
    <w:bookmarkEnd w:id="84"/>
    <w:p w:rsidR="00000000" w:rsidDel="00000000" w:rsidP="00000000" w:rsidRDefault="00000000" w:rsidRPr="00000000" w14:paraId="0000060F">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trang thông báo khách hàng.</w:t>
      </w:r>
      <w:r>
        <w:rPr>
          <w:rtl w:val="0"/>
        </w:rPr>
      </w:r>
    </w:p>
    <w:p w:rsidR="00000000" w:rsidDel="00000000" w:rsidP="00000000" w:rsidRDefault="00000000" w:rsidRPr="00000000" w14:paraId="00000610">
      <w:pPr>
        <w:keepNext w:val="1"/>
        <w:spacing w:before="120" w:lineRule="auto"/>
        <w:jc w:val="both"/>
        <w:rPr>
          <w:b w:val="1"/>
          <w:bCs w:val="1"/>
        </w:rPr>
      </w:pPr>
      <w:r>
        <w:rPr>
          <w:b w:val="1"/>
          <w:bCs w:val="1"/>
          <w:rtl w:val="0"/>
        </w:rPr>
        <w:t xml:space="preserve">j. Giao diện voucher</w:t>
      </w:r>
    </w:p>
    <w:p w:rsidR="00000000" w:rsidDel="00000000" w:rsidP="00000000" w:rsidRDefault="00000000" w:rsidRPr="00000000" w14:paraId="00000611">
      <w:pPr>
        <w:keepNext w:val="1"/>
        <w:keepLines w:val="1"/>
        <w:spacing w:after="60" w:line="240" w:lineRule="auto"/>
        <w:jc w:val="center"/>
        <w:rPr>
          <w:b w:val="1"/>
          <w:bCs w:val="1"/>
        </w:rPr>
      </w:pPr>
      <w:r>
        <w:rPr>
          <w:b w:val="1"/>
          <w:bCs w:val="1"/>
        </w:rPr>
        <w:drawing>
          <wp:inline distB="0" distT="0" distL="0" distR="0">
            <wp:extent cx="4643437" cy="2218571"/>
            <wp:effectExtent b="0" l="0" r="0" t="0"/>
            <wp:docPr id="12"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4643437" cy="2218571"/>
                    </a:xfrm>
                    <a:prstGeom prst="rect"/>
                    <a:ln/>
                  </pic:spPr>
                </pic:pic>
              </a:graphicData>
            </a:graphic>
          </wp:inline>
        </w:drawing>
      </w:r>
      <w:r>
        <w:rPr>
          <w:rtl w:val="0"/>
        </w:rPr>
      </w:r>
    </w:p>
    <w:bookmarkStart w:colFirst="0" w:colLast="0" w:name="mna6stpfgcdt" w:id="85"/>
    <w:bookmarkEnd w:id="85"/>
    <w:p w:rsidR="00000000" w:rsidDel="00000000" w:rsidP="00000000" w:rsidRDefault="00000000" w:rsidRPr="00000000" w14:paraId="00000612">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28</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voucher.</w:t>
      </w:r>
      <w:r>
        <w:rPr>
          <w:rtl w:val="0"/>
        </w:rPr>
      </w:r>
    </w:p>
    <w:p w:rsidR="00000000" w:rsidDel="00000000" w:rsidP="00000000" w:rsidRDefault="00000000" w:rsidRPr="00000000" w14:paraId="00000613">
      <w:pPr>
        <w:keepNext w:val="1"/>
        <w:spacing w:before="120" w:lineRule="auto"/>
        <w:jc w:val="both"/>
        <w:rPr>
          <w:b w:val="1"/>
          <w:bCs w:val="1"/>
        </w:rPr>
      </w:pPr>
      <w:r>
        <w:rPr>
          <w:b w:val="1"/>
          <w:bCs w:val="1"/>
          <w:rtl w:val="0"/>
        </w:rPr>
        <w:t xml:space="preserve">k. Giao diện địa chỉ</w:t>
      </w:r>
    </w:p>
    <w:p w:rsidR="00000000" w:rsidDel="00000000" w:rsidP="00000000" w:rsidRDefault="00000000" w:rsidRPr="00000000" w14:paraId="00000614">
      <w:pPr>
        <w:keepNext w:val="1"/>
        <w:keepLines w:val="1"/>
        <w:spacing w:after="60" w:line="240" w:lineRule="auto"/>
        <w:jc w:val="center"/>
        <w:rPr>
          <w:b w:val="1"/>
          <w:bCs w:val="1"/>
        </w:rPr>
      </w:pPr>
      <w:r>
        <w:rPr>
          <w:b w:val="1"/>
          <w:bCs w:val="1"/>
        </w:rPr>
        <w:drawing>
          <wp:inline distB="0" distT="0" distL="0" distR="0">
            <wp:extent cx="4674646" cy="2234513"/>
            <wp:effectExtent b="0" l="0" r="0" t="0"/>
            <wp:docPr id="13" name="image24.png"/>
            <a:graphic>
              <a:graphicData uri="http://schemas.openxmlformats.org/drawingml/2006/picture">
                <pic:pic>
                  <pic:nvPicPr>
                    <pic:cNvPr id="0" name="image24.png"/>
                    <pic:cNvPicPr preferRelativeResize="0"/>
                  </pic:nvPicPr>
                  <pic:blipFill>
                    <a:blip r:embed="rId37"/>
                    <a:srcRect b="0" l="0" r="0" t="0"/>
                    <a:stretch>
                      <a:fillRect/>
                    </a:stretch>
                  </pic:blipFill>
                  <pic:spPr>
                    <a:xfrm>
                      <a:off x="0" y="0"/>
                      <a:ext cx="4674646" cy="2234513"/>
                    </a:xfrm>
                    <a:prstGeom prst="rect"/>
                    <a:ln/>
                  </pic:spPr>
                </pic:pic>
              </a:graphicData>
            </a:graphic>
          </wp:inline>
        </w:drawing>
      </w:r>
      <w:r>
        <w:rPr>
          <w:rtl w:val="0"/>
        </w:rPr>
      </w:r>
    </w:p>
    <w:bookmarkStart w:colFirst="0" w:colLast="0" w:name="esuds5uh5n21" w:id="86"/>
    <w:bookmarkEnd w:id="86"/>
    <w:p w:rsidR="00000000" w:rsidDel="00000000" w:rsidP="00000000" w:rsidRDefault="00000000" w:rsidRPr="00000000" w14:paraId="00000615">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29</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địa chỉ.</w:t>
      </w:r>
      <w:r>
        <w:rPr>
          <w:rtl w:val="0"/>
        </w:rPr>
      </w:r>
    </w:p>
    <w:p w:rsidR="00000000" w:rsidDel="00000000" w:rsidP="00000000" w:rsidRDefault="00000000" w:rsidRPr="00000000" w14:paraId="00000616">
      <w:pPr>
        <w:keepNext w:val="1"/>
        <w:spacing w:before="120" w:lineRule="auto"/>
        <w:jc w:val="both"/>
        <w:rPr>
          <w:b w:val="1"/>
          <w:bCs w:val="1"/>
        </w:rPr>
      </w:pPr>
      <w:r>
        <w:rPr>
          <w:b w:val="1"/>
          <w:bCs w:val="1"/>
          <w:rtl w:val="0"/>
        </w:rPr>
        <w:t xml:space="preserve">l. Giao diện về chúng tôi</w:t>
      </w:r>
    </w:p>
    <w:p w:rsidR="00000000" w:rsidDel="00000000" w:rsidP="00000000" w:rsidRDefault="00000000" w:rsidRPr="00000000" w14:paraId="00000617">
      <w:pPr>
        <w:keepNext w:val="1"/>
        <w:keepLines w:val="1"/>
        <w:spacing w:after="60" w:line="240" w:lineRule="auto"/>
        <w:jc w:val="center"/>
        <w:rPr>
          <w:b w:val="1"/>
          <w:bCs w:val="1"/>
        </w:rPr>
      </w:pPr>
      <w:r>
        <w:rPr>
          <w:b w:val="1"/>
          <w:bCs w:val="1"/>
        </w:rPr>
        <w:drawing>
          <wp:inline distB="0" distT="0" distL="0" distR="0">
            <wp:extent cx="4699185" cy="2235364"/>
            <wp:effectExtent b="0" l="0" r="0" t="0"/>
            <wp:docPr id="14"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4699185" cy="2235364"/>
                    </a:xfrm>
                    <a:prstGeom prst="rect"/>
                    <a:ln/>
                  </pic:spPr>
                </pic:pic>
              </a:graphicData>
            </a:graphic>
          </wp:inline>
        </w:drawing>
      </w:r>
      <w:r>
        <w:rPr>
          <w:rtl w:val="0"/>
        </w:rPr>
      </w:r>
    </w:p>
    <w:bookmarkStart w:colFirst="0" w:colLast="0" w:name="fx7klqwqpx64" w:id="87"/>
    <w:bookmarkEnd w:id="87"/>
    <w:p w:rsidR="00000000" w:rsidDel="00000000" w:rsidP="00000000" w:rsidRDefault="00000000" w:rsidRPr="00000000" w14:paraId="00000618">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30</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về chúng tôi.</w:t>
      </w:r>
      <w:r>
        <w:rPr>
          <w:rtl w:val="0"/>
        </w:rPr>
      </w:r>
    </w:p>
    <w:p w:rsidR="00000000" w:rsidDel="00000000" w:rsidP="00000000" w:rsidRDefault="00000000" w:rsidRPr="00000000" w14:paraId="00000619">
      <w:pPr>
        <w:keepNext w:val="1"/>
        <w:spacing w:before="120" w:lineRule="auto"/>
        <w:jc w:val="both"/>
        <w:rPr>
          <w:b w:val="1"/>
          <w:bCs w:val="1"/>
        </w:rPr>
      </w:pPr>
      <w:r>
        <w:rPr>
          <w:b w:val="1"/>
          <w:bCs w:val="1"/>
          <w:rtl w:val="0"/>
        </w:rPr>
        <w:t xml:space="preserve">m. Giao diện hỗ trợ</w:t>
      </w:r>
    </w:p>
    <w:p w:rsidR="00000000" w:rsidDel="00000000" w:rsidP="00000000" w:rsidRDefault="00000000" w:rsidRPr="00000000" w14:paraId="0000061A">
      <w:pPr>
        <w:keepNext w:val="1"/>
        <w:keepLines w:val="1"/>
        <w:spacing w:after="60" w:line="240" w:lineRule="auto"/>
        <w:jc w:val="center"/>
        <w:rPr>
          <w:b w:val="1"/>
          <w:bCs w:val="1"/>
        </w:rPr>
      </w:pPr>
      <w:r>
        <w:rPr>
          <w:b w:val="1"/>
          <w:bCs w:val="1"/>
        </w:rPr>
        <w:drawing>
          <wp:inline distB="0" distT="0" distL="0" distR="0">
            <wp:extent cx="4419853" cy="2101026"/>
            <wp:effectExtent b="0" l="0" r="0" t="0"/>
            <wp:docPr id="15" name="image13.png"/>
            <a:graphic>
              <a:graphicData uri="http://schemas.openxmlformats.org/drawingml/2006/picture">
                <pic:pic>
                  <pic:nvPicPr>
                    <pic:cNvPr id="0" name="image13.png"/>
                    <pic:cNvPicPr preferRelativeResize="0"/>
                  </pic:nvPicPr>
                  <pic:blipFill>
                    <a:blip r:embed="rId39"/>
                    <a:srcRect b="0" l="0" r="0" t="0"/>
                    <a:stretch>
                      <a:fillRect/>
                    </a:stretch>
                  </pic:blipFill>
                  <pic:spPr>
                    <a:xfrm>
                      <a:off x="0" y="0"/>
                      <a:ext cx="4419853" cy="2101026"/>
                    </a:xfrm>
                    <a:prstGeom prst="rect"/>
                    <a:ln/>
                  </pic:spPr>
                </pic:pic>
              </a:graphicData>
            </a:graphic>
          </wp:inline>
        </w:drawing>
      </w:r>
      <w:r>
        <w:rPr>
          <w:rtl w:val="0"/>
        </w:rPr>
      </w:r>
    </w:p>
    <w:bookmarkStart w:colFirst="0" w:colLast="0" w:name="etf3dprz67ok" w:id="88"/>
    <w:bookmarkEnd w:id="88"/>
    <w:p w:rsidR="00000000" w:rsidDel="00000000" w:rsidP="00000000" w:rsidRDefault="00000000" w:rsidRPr="00000000" w14:paraId="0000061B">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hỗ trợ.</w:t>
      </w:r>
      <w:r>
        <w:rPr>
          <w:rtl w:val="0"/>
        </w:rPr>
      </w:r>
    </w:p>
    <w:p w:rsidR="00000000" w:rsidDel="00000000" w:rsidP="00000000" w:rsidRDefault="00000000" w:rsidRPr="00000000" w14:paraId="0000061C">
      <w:pPr>
        <w:keepNext w:val="1"/>
        <w:spacing w:before="120" w:lineRule="auto"/>
        <w:jc w:val="both"/>
        <w:rPr>
          <w:b w:val="1"/>
          <w:bCs w:val="1"/>
        </w:rPr>
      </w:pPr>
      <w:r>
        <w:rPr>
          <w:b w:val="1"/>
          <w:bCs w:val="1"/>
          <w:rtl w:val="0"/>
        </w:rPr>
        <w:t xml:space="preserve">n. Giao diện chính sách bảo mật</w:t>
      </w:r>
    </w:p>
    <w:p w:rsidR="00000000" w:rsidDel="00000000" w:rsidP="00000000" w:rsidRDefault="00000000" w:rsidRPr="00000000" w14:paraId="0000061D">
      <w:pPr>
        <w:keepNext w:val="1"/>
        <w:keepLines w:val="1"/>
        <w:spacing w:after="60" w:line="240" w:lineRule="auto"/>
        <w:jc w:val="center"/>
        <w:rPr>
          <w:b w:val="1"/>
          <w:bCs w:val="1"/>
        </w:rPr>
      </w:pPr>
      <w:r>
        <w:rPr>
          <w:b w:val="1"/>
          <w:bCs w:val="1"/>
        </w:rPr>
        <w:drawing>
          <wp:inline distB="0" distT="0" distL="0" distR="0">
            <wp:extent cx="4460703" cy="2117002"/>
            <wp:effectExtent b="0" l="0" r="0" t="0"/>
            <wp:docPr id="16"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4460703" cy="2117002"/>
                    </a:xfrm>
                    <a:prstGeom prst="rect"/>
                    <a:ln/>
                  </pic:spPr>
                </pic:pic>
              </a:graphicData>
            </a:graphic>
          </wp:inline>
        </w:drawing>
      </w:r>
      <w:r>
        <w:rPr>
          <w:rtl w:val="0"/>
        </w:rPr>
      </w:r>
    </w:p>
    <w:bookmarkStart w:colFirst="0" w:colLast="0" w:name="e99bxs9oquvp" w:id="89"/>
    <w:bookmarkEnd w:id="89"/>
    <w:p w:rsidR="00000000" w:rsidDel="00000000" w:rsidP="00000000" w:rsidRDefault="00000000" w:rsidRPr="00000000" w14:paraId="0000061E">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chính sách bảo mật.</w:t>
      </w:r>
      <w:r>
        <w:rPr>
          <w:rtl w:val="0"/>
        </w:rPr>
      </w:r>
    </w:p>
    <w:p w:rsidR="00000000" w:rsidDel="00000000" w:rsidP="00000000" w:rsidRDefault="00000000" w:rsidRPr="00000000" w14:paraId="0000061F">
      <w:pPr>
        <w:keepNext w:val="1"/>
        <w:spacing w:before="120" w:lineRule="auto"/>
        <w:jc w:val="both"/>
        <w:rPr>
          <w:b w:val="1"/>
          <w:bCs w:val="1"/>
        </w:rPr>
      </w:pPr>
      <w:r>
        <w:rPr>
          <w:b w:val="1"/>
          <w:bCs w:val="1"/>
          <w:rtl w:val="0"/>
        </w:rPr>
        <w:t xml:space="preserve">o. Giao diện chọn chi nhánh</w:t>
      </w:r>
    </w:p>
    <w:p w:rsidR="00000000" w:rsidDel="00000000" w:rsidP="00000000" w:rsidRDefault="00000000" w:rsidRPr="00000000" w14:paraId="00000620">
      <w:pPr>
        <w:keepNext w:val="1"/>
        <w:keepLines w:val="1"/>
        <w:spacing w:after="60" w:line="240" w:lineRule="auto"/>
        <w:jc w:val="center"/>
        <w:rPr>
          <w:b w:val="1"/>
          <w:bCs w:val="1"/>
        </w:rPr>
      </w:pPr>
      <w:r>
        <w:rPr>
          <w:b w:val="1"/>
          <w:bCs w:val="1"/>
        </w:rPr>
        <w:drawing>
          <wp:inline distB="0" distT="0" distL="0" distR="0">
            <wp:extent cx="5490420" cy="2607510"/>
            <wp:effectExtent b="0" l="0" r="0" t="0"/>
            <wp:docPr id="17"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5490420" cy="2607510"/>
                    </a:xfrm>
                    <a:prstGeom prst="rect"/>
                    <a:ln/>
                  </pic:spPr>
                </pic:pic>
              </a:graphicData>
            </a:graphic>
          </wp:inline>
        </w:drawing>
      </w:r>
      <w:r>
        <w:rPr>
          <w:rtl w:val="0"/>
        </w:rPr>
      </w:r>
    </w:p>
    <w:bookmarkStart w:colFirst="0" w:colLast="0" w:name="812218fo5z80" w:id="90"/>
    <w:bookmarkEnd w:id="90"/>
    <w:p w:rsidR="00000000" w:rsidDel="00000000" w:rsidP="00000000" w:rsidRDefault="00000000" w:rsidRPr="00000000" w14:paraId="00000621">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chọn chi nhánh.</w:t>
      </w:r>
      <w:r>
        <w:rPr>
          <w:rtl w:val="0"/>
        </w:rPr>
      </w:r>
    </w:p>
    <w:p w:rsidR="00000000" w:rsidDel="00000000" w:rsidP="00000000" w:rsidRDefault="00000000" w:rsidRPr="00000000" w14:paraId="00000622">
      <w:pPr>
        <w:keepNext w:val="1"/>
        <w:spacing w:before="120" w:lineRule="auto"/>
        <w:jc w:val="both"/>
        <w:rPr>
          <w:b w:val="1"/>
          <w:bCs w:val="1"/>
        </w:rPr>
      </w:pPr>
      <w:r>
        <w:rPr>
          <w:b w:val="1"/>
          <w:bCs w:val="1"/>
          <w:rtl w:val="0"/>
        </w:rPr>
        <w:t xml:space="preserve">p. Giao diện giỏ hàng</w:t>
      </w:r>
    </w:p>
    <w:p w:rsidR="00000000" w:rsidDel="00000000" w:rsidP="00000000" w:rsidRDefault="00000000" w:rsidRPr="00000000" w14:paraId="00000623">
      <w:pPr>
        <w:keepNext w:val="1"/>
        <w:keepLines w:val="1"/>
        <w:spacing w:after="60" w:line="240" w:lineRule="auto"/>
        <w:jc w:val="center"/>
        <w:rPr>
          <w:b w:val="1"/>
          <w:bCs w:val="1"/>
        </w:rPr>
      </w:pPr>
      <w:r>
        <w:rPr>
          <w:b w:val="1"/>
          <w:bCs w:val="1"/>
        </w:rPr>
        <w:drawing>
          <wp:inline distB="0" distT="0" distL="0" distR="0">
            <wp:extent cx="4747748" cy="2258465"/>
            <wp:effectExtent b="0" l="0" r="0" t="0"/>
            <wp:docPr id="18" name="image14.png"/>
            <a:graphic>
              <a:graphicData uri="http://schemas.openxmlformats.org/drawingml/2006/picture">
                <pic:pic>
                  <pic:nvPicPr>
                    <pic:cNvPr id="0" name="image14.png"/>
                    <pic:cNvPicPr preferRelativeResize="0"/>
                  </pic:nvPicPr>
                  <pic:blipFill>
                    <a:blip r:embed="rId42"/>
                    <a:srcRect b="0" l="0" r="0" t="0"/>
                    <a:stretch>
                      <a:fillRect/>
                    </a:stretch>
                  </pic:blipFill>
                  <pic:spPr>
                    <a:xfrm>
                      <a:off x="0" y="0"/>
                      <a:ext cx="4747748" cy="2258465"/>
                    </a:xfrm>
                    <a:prstGeom prst="rect"/>
                    <a:ln/>
                  </pic:spPr>
                </pic:pic>
              </a:graphicData>
            </a:graphic>
          </wp:inline>
        </w:drawing>
      </w:r>
      <w:r>
        <w:rPr>
          <w:rtl w:val="0"/>
        </w:rPr>
      </w:r>
    </w:p>
    <w:bookmarkStart w:colFirst="0" w:colLast="0" w:name="h6gu6fq03gyd" w:id="91"/>
    <w:bookmarkEnd w:id="91"/>
    <w:p w:rsidR="00000000" w:rsidDel="00000000" w:rsidP="00000000" w:rsidRDefault="00000000" w:rsidRPr="00000000" w14:paraId="00000624">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giỏ hàng.</w:t>
      </w:r>
      <w:r>
        <w:rPr>
          <w:rtl w:val="0"/>
        </w:rPr>
      </w:r>
    </w:p>
    <w:p w:rsidR="00000000" w:rsidDel="00000000" w:rsidP="00000000" w:rsidRDefault="00000000" w:rsidRPr="00000000" w14:paraId="00000625">
      <w:pPr>
        <w:keepNext w:val="1"/>
        <w:spacing w:before="120" w:lineRule="auto"/>
        <w:jc w:val="both"/>
        <w:rPr>
          <w:b w:val="1"/>
          <w:bCs w:val="1"/>
        </w:rPr>
      </w:pPr>
      <w:r>
        <w:rPr>
          <w:b w:val="1"/>
          <w:bCs w:val="1"/>
          <w:rtl w:val="0"/>
        </w:rPr>
        <w:t xml:space="preserve">q. Giao diện thanh toán</w:t>
      </w:r>
    </w:p>
    <w:p w:rsidR="00000000" w:rsidDel="00000000" w:rsidP="00000000" w:rsidRDefault="00000000" w:rsidRPr="00000000" w14:paraId="00000626">
      <w:pPr>
        <w:keepNext w:val="1"/>
        <w:keepLines w:val="1"/>
        <w:spacing w:after="60" w:line="240" w:lineRule="auto"/>
        <w:jc w:val="center"/>
        <w:rPr>
          <w:b w:val="1"/>
          <w:bCs w:val="1"/>
        </w:rPr>
      </w:pPr>
      <w:r>
        <w:rPr>
          <w:b w:val="1"/>
          <w:bCs w:val="1"/>
        </w:rPr>
        <w:drawing>
          <wp:inline distB="0" distT="0" distL="0" distR="0">
            <wp:extent cx="4331797" cy="2072538"/>
            <wp:effectExtent b="0" l="0" r="0" t="0"/>
            <wp:docPr id="19" name="image25.png"/>
            <a:graphic>
              <a:graphicData uri="http://schemas.openxmlformats.org/drawingml/2006/picture">
                <pic:pic>
                  <pic:nvPicPr>
                    <pic:cNvPr id="0" name="image25.png"/>
                    <pic:cNvPicPr preferRelativeResize="0"/>
                  </pic:nvPicPr>
                  <pic:blipFill>
                    <a:blip r:embed="rId43"/>
                    <a:srcRect b="0" l="0" r="0" t="0"/>
                    <a:stretch>
                      <a:fillRect/>
                    </a:stretch>
                  </pic:blipFill>
                  <pic:spPr>
                    <a:xfrm>
                      <a:off x="0" y="0"/>
                      <a:ext cx="4331797" cy="2072538"/>
                    </a:xfrm>
                    <a:prstGeom prst="rect"/>
                    <a:ln/>
                  </pic:spPr>
                </pic:pic>
              </a:graphicData>
            </a:graphic>
          </wp:inline>
        </w:drawing>
      </w:r>
      <w:r>
        <w:rPr>
          <w:rtl w:val="0"/>
        </w:rPr>
      </w:r>
    </w:p>
    <w:bookmarkStart w:colFirst="0" w:colLast="0" w:name="iq0g5x6a5bkt" w:id="92"/>
    <w:bookmarkEnd w:id="92"/>
    <w:p w:rsidR="00000000" w:rsidDel="00000000" w:rsidP="00000000" w:rsidRDefault="00000000" w:rsidRPr="00000000" w14:paraId="00000627">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thanh toán.</w:t>
      </w:r>
      <w:r>
        <w:rPr>
          <w:rtl w:val="0"/>
        </w:rPr>
      </w:r>
    </w:p>
    <w:p w:rsidR="00000000" w:rsidDel="00000000" w:rsidP="00000000" w:rsidRDefault="00000000" w:rsidRPr="00000000" w14:paraId="00000628">
      <w:pPr>
        <w:keepNext w:val="1"/>
        <w:spacing w:before="120" w:lineRule="auto"/>
        <w:jc w:val="both"/>
        <w:rPr>
          <w:b w:val="1"/>
          <w:bCs w:val="1"/>
        </w:rPr>
      </w:pPr>
      <w:r>
        <w:rPr>
          <w:b w:val="1"/>
          <w:bCs w:val="1"/>
          <w:rtl w:val="0"/>
        </w:rPr>
        <w:t xml:space="preserve">r. Giao diện thanh toán thành công</w:t>
      </w:r>
    </w:p>
    <w:p w:rsidR="00000000" w:rsidDel="00000000" w:rsidP="00000000" w:rsidRDefault="00000000" w:rsidRPr="00000000" w14:paraId="00000629">
      <w:pPr>
        <w:keepNext w:val="1"/>
        <w:keepLines w:val="1"/>
        <w:spacing w:after="60" w:line="240" w:lineRule="auto"/>
        <w:jc w:val="center"/>
        <w:rPr>
          <w:b w:val="1"/>
          <w:bCs w:val="1"/>
        </w:rPr>
      </w:pPr>
      <w:r>
        <w:rPr/>
        <w:drawing>
          <wp:inline distB="0" distT="0" distL="0" distR="0">
            <wp:extent cx="5026982" cy="2401823"/>
            <wp:effectExtent b="0" l="0" r="0" t="0"/>
            <wp:docPr id="20" name="image29.png"/>
            <a:graphic>
              <a:graphicData uri="http://schemas.openxmlformats.org/drawingml/2006/picture">
                <pic:pic>
                  <pic:nvPicPr>
                    <pic:cNvPr id="0" name="image29.png"/>
                    <pic:cNvPicPr preferRelativeResize="0"/>
                  </pic:nvPicPr>
                  <pic:blipFill>
                    <a:blip r:embed="rId44"/>
                    <a:srcRect b="0" l="0" r="0" t="0"/>
                    <a:stretch>
                      <a:fillRect/>
                    </a:stretch>
                  </pic:blipFill>
                  <pic:spPr>
                    <a:xfrm>
                      <a:off x="0" y="0"/>
                      <a:ext cx="5026982" cy="2401823"/>
                    </a:xfrm>
                    <a:prstGeom prst="rect"/>
                    <a:ln/>
                  </pic:spPr>
                </pic:pic>
              </a:graphicData>
            </a:graphic>
          </wp:inline>
        </w:drawing>
      </w:r>
      <w:r>
        <w:rPr>
          <w:rtl w:val="0"/>
        </w:rPr>
      </w:r>
    </w:p>
    <w:bookmarkStart w:colFirst="0" w:colLast="0" w:name="54q0ddps6eki" w:id="93"/>
    <w:bookmarkEnd w:id="93"/>
    <w:p w:rsidR="00000000" w:rsidDel="00000000" w:rsidP="00000000" w:rsidRDefault="00000000" w:rsidRPr="00000000" w14:paraId="0000062A">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36</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thanh toán thành công.</w:t>
      </w:r>
      <w:r>
        <w:rPr>
          <w:rtl w:val="0"/>
        </w:rPr>
      </w:r>
    </w:p>
    <w:p w:rsidR="00000000" w:rsidDel="00000000" w:rsidP="00000000" w:rsidRDefault="00000000" w:rsidRPr="00000000" w14:paraId="0000062B">
      <w:pPr>
        <w:keepNext w:val="1"/>
        <w:spacing w:before="120" w:lineRule="auto"/>
        <w:jc w:val="both"/>
        <w:rPr>
          <w:b w:val="1"/>
          <w:bCs w:val="1"/>
        </w:rPr>
      </w:pPr>
      <w:r>
        <w:rPr>
          <w:b w:val="1"/>
          <w:bCs w:val="1"/>
          <w:rtl w:val="0"/>
        </w:rPr>
        <w:t xml:space="preserve">s. Giao diện tìm kiếm món</w:t>
      </w:r>
    </w:p>
    <w:p w:rsidR="00000000" w:rsidDel="00000000" w:rsidP="00000000" w:rsidRDefault="00000000" w:rsidRPr="00000000" w14:paraId="0000062C">
      <w:pPr>
        <w:keepNext w:val="1"/>
        <w:keepLines w:val="1"/>
        <w:spacing w:after="60" w:line="240" w:lineRule="auto"/>
        <w:jc w:val="center"/>
        <w:rPr>
          <w:b w:val="1"/>
          <w:bCs w:val="1"/>
        </w:rPr>
      </w:pPr>
      <w:r>
        <w:rPr>
          <w:b w:val="1"/>
          <w:bCs w:val="1"/>
        </w:rPr>
        <w:drawing>
          <wp:inline distB="0" distT="0" distL="0" distR="0">
            <wp:extent cx="5600000" cy="3500000"/>
            <wp:effectExtent b="0" l="0" r="0" t="0"/>
            <wp:docPr id="21" name="image8.jpg"/>
            <a:graphic>
              <a:graphicData uri="http://schemas.openxmlformats.org/drawingml/2006/picture">
                <pic:pic>
                  <pic:nvPicPr>
                    <pic:cNvPr id="0" name="image8.jpg"/>
                    <pic:cNvPicPr preferRelativeResize="0"/>
                  </pic:nvPicPr>
                  <pic:blipFill>
                    <a:blip r:embed="rId45"/>
                    <a:srcRect b="0" l="0" r="0" t="0"/>
                    <a:stretch>
                      <a:fillRect/>
                    </a:stretch>
                  </pic:blipFill>
                  <pic:spPr>
                    <a:xfrm>
                      <a:off x="0" y="0"/>
                      <a:ext cx="5600000" cy="3500000"/>
                    </a:xfrm>
                    <a:prstGeom prst="rect"/>
                    <a:ln/>
                  </pic:spPr>
                </pic:pic>
              </a:graphicData>
            </a:graphic>
          </wp:inline>
        </w:drawing>
      </w:r>
      <w:r>
        <w:rPr>
          <w:rtl w:val="0"/>
        </w:rPr>
      </w:r>
    </w:p>
    <w:bookmarkStart w:colFirst="0" w:colLast="0" w:name="jmus5dvmst6t" w:id="94"/>
    <w:bookmarkEnd w:id="94"/>
    <w:p w:rsidR="00000000" w:rsidDel="00000000" w:rsidP="00000000" w:rsidRDefault="00000000" w:rsidRPr="00000000" w14:paraId="0000062D">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37</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tìm kiếm món ngay khi gõ.</w:t>
      </w:r>
      <w:r>
        <w:rPr>
          <w:rtl w:val="0"/>
        </w:rPr>
      </w:r>
    </w:p>
    <w:p w:rsidR="00000000" w:rsidDel="00000000" w:rsidP="00000000" w:rsidRDefault="00000000" w:rsidRPr="00000000" w14:paraId="0000062E">
      <w:pPr>
        <w:keepNext w:val="1"/>
        <w:spacing w:before="120" w:lineRule="auto"/>
        <w:jc w:val="both"/>
        <w:rPr>
          <w:b w:val="1"/>
          <w:bCs w:val="1"/>
        </w:rPr>
      </w:pPr>
      <w:r>
        <w:rPr>
          <w:b w:val="1"/>
          <w:bCs w:val="1"/>
          <w:rtl w:val="0"/>
        </w:rPr>
        <w:t xml:space="preserve">t. Giao diện món bán chạy</w:t>
      </w:r>
    </w:p>
    <w:p w:rsidR="00000000" w:rsidDel="00000000" w:rsidP="00000000" w:rsidRDefault="00000000" w:rsidRPr="00000000" w14:paraId="0000062F">
      <w:pPr>
        <w:keepNext w:val="1"/>
        <w:keepLines w:val="1"/>
        <w:spacing w:after="60" w:line="240" w:lineRule="auto"/>
        <w:jc w:val="center"/>
        <w:rPr>
          <w:b w:val="1"/>
          <w:bCs w:val="1"/>
        </w:rPr>
      </w:pPr>
      <w:r>
        <w:rPr>
          <w:b w:val="1"/>
          <w:bCs w:val="1"/>
        </w:rPr>
        <w:drawing>
          <wp:inline distB="0" distT="0" distL="0" distR="0">
            <wp:extent cx="5600000" cy="3500000"/>
            <wp:effectExtent b="0" l="0" r="0" t="0"/>
            <wp:docPr id="1" name="image3.jpg"/>
            <a:graphic>
              <a:graphicData uri="http://schemas.openxmlformats.org/drawingml/2006/picture">
                <pic:pic>
                  <pic:nvPicPr>
                    <pic:cNvPr id="0" name="image3.jpg"/>
                    <pic:cNvPicPr preferRelativeResize="0"/>
                  </pic:nvPicPr>
                  <pic:blipFill>
                    <a:blip r:embed="rId46"/>
                    <a:srcRect b="0" l="0" r="0" t="0"/>
                    <a:stretch>
                      <a:fillRect/>
                    </a:stretch>
                  </pic:blipFill>
                  <pic:spPr>
                    <a:xfrm>
                      <a:off x="0" y="0"/>
                      <a:ext cx="5600000" cy="3500000"/>
                    </a:xfrm>
                    <a:prstGeom prst="rect"/>
                    <a:ln/>
                  </pic:spPr>
                </pic:pic>
              </a:graphicData>
            </a:graphic>
          </wp:inline>
        </w:drawing>
      </w:r>
      <w:r>
        <w:rPr>
          <w:rtl w:val="0"/>
        </w:rPr>
      </w:r>
    </w:p>
    <w:bookmarkStart w:colFirst="0" w:colLast="0" w:name="pz8tl1k7bt83" w:id="95"/>
    <w:bookmarkEnd w:id="95"/>
    <w:p w:rsidR="00000000" w:rsidDel="00000000" w:rsidP="00000000" w:rsidRDefault="00000000" w:rsidRPr="00000000" w14:paraId="00000630">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38</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món bán chạy của chi nhánh.</w:t>
      </w:r>
      <w:r>
        <w:rPr>
          <w:rtl w:val="0"/>
        </w:rPr>
      </w:r>
    </w:p>
    <w:p w:rsidR="00000000" w:rsidDel="00000000" w:rsidP="00000000" w:rsidRDefault="00000000" w:rsidRPr="00000000" w14:paraId="00000631">
      <w:pPr>
        <w:keepNext w:val="1"/>
        <w:spacing w:before="120" w:lineRule="auto"/>
        <w:jc w:val="both"/>
        <w:rPr>
          <w:b w:val="1"/>
          <w:bCs w:val="1"/>
        </w:rPr>
      </w:pPr>
      <w:r>
        <w:rPr>
          <w:b w:val="1"/>
          <w:bCs w:val="1"/>
          <w:rtl w:val="0"/>
        </w:rPr>
        <w:t xml:space="preserve">u. Giao diện trợ lý chatbot</w:t>
      </w:r>
    </w:p>
    <w:p w:rsidR="00000000" w:rsidDel="00000000" w:rsidP="00000000" w:rsidRDefault="00000000" w:rsidRPr="00000000" w14:paraId="00000632">
      <w:pPr>
        <w:keepNext w:val="1"/>
        <w:keepLines w:val="1"/>
        <w:spacing w:after="60" w:line="240" w:lineRule="auto"/>
        <w:jc w:val="center"/>
        <w:rPr>
          <w:b w:val="1"/>
          <w:bCs w:val="1"/>
        </w:rPr>
      </w:pPr>
      <w:r>
        <w:rPr>
          <w:b w:val="1"/>
          <w:bCs w:val="1"/>
        </w:rPr>
        <w:drawing>
          <wp:inline distB="0" distT="0" distL="0" distR="0">
            <wp:extent cx="5600000" cy="3500000"/>
            <wp:effectExtent b="0" l="0" r="0" t="0"/>
            <wp:docPr id="2" name="image4.jpg"/>
            <a:graphic>
              <a:graphicData uri="http://schemas.openxmlformats.org/drawingml/2006/picture">
                <pic:pic>
                  <pic:nvPicPr>
                    <pic:cNvPr id="0" name="image4.jpg"/>
                    <pic:cNvPicPr preferRelativeResize="0"/>
                  </pic:nvPicPr>
                  <pic:blipFill>
                    <a:blip r:embed="rId47"/>
                    <a:srcRect b="0" l="0" r="0" t="0"/>
                    <a:stretch>
                      <a:fillRect/>
                    </a:stretch>
                  </pic:blipFill>
                  <pic:spPr>
                    <a:xfrm>
                      <a:off x="0" y="0"/>
                      <a:ext cx="5600000" cy="3500000"/>
                    </a:xfrm>
                    <a:prstGeom prst="rect"/>
                    <a:ln/>
                  </pic:spPr>
                </pic:pic>
              </a:graphicData>
            </a:graphic>
          </wp:inline>
        </w:drawing>
      </w:r>
      <w:r>
        <w:rPr>
          <w:rtl w:val="0"/>
        </w:rPr>
      </w:r>
    </w:p>
    <w:bookmarkStart w:colFirst="0" w:colLast="0" w:name="e28154ac2ndt" w:id="96"/>
    <w:bookmarkEnd w:id="96"/>
    <w:p w:rsidR="00000000" w:rsidDel="00000000" w:rsidP="00000000" w:rsidRDefault="00000000" w:rsidRPr="00000000" w14:paraId="00000633">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39</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trợ lý chatbot.</w:t>
      </w:r>
      <w:r>
        <w:rPr>
          <w:rtl w:val="0"/>
        </w:rPr>
      </w:r>
    </w:p>
    <w:p w:rsidR="00000000" w:rsidDel="00000000" w:rsidP="00000000" w:rsidRDefault="00000000" w:rsidRPr="00000000" w14:paraId="00000634">
      <w:pPr>
        <w:keepNext w:val="1"/>
        <w:spacing w:before="120" w:lineRule="auto"/>
        <w:jc w:val="both"/>
        <w:rPr>
          <w:b w:val="1"/>
          <w:bCs w:val="1"/>
        </w:rPr>
      </w:pPr>
      <w:r>
        <w:rPr>
          <w:b w:val="1"/>
          <w:bCs w:val="1"/>
          <w:rtl w:val="0"/>
        </w:rPr>
        <w:t xml:space="preserve">v. Giao diện trên điện thoại</w:t>
      </w:r>
    </w:p>
    <w:p w:rsidR="00000000" w:rsidDel="00000000" w:rsidP="00000000" w:rsidRDefault="00000000" w:rsidRPr="00000000" w14:paraId="00000635">
      <w:pPr>
        <w:keepNext w:val="1"/>
        <w:keepLines w:val="1"/>
        <w:spacing w:after="60" w:line="240" w:lineRule="auto"/>
        <w:jc w:val="center"/>
        <w:rPr>
          <w:b w:val="1"/>
          <w:bCs w:val="1"/>
        </w:rPr>
      </w:pPr>
      <w:r>
        <w:rPr>
          <w:b w:val="1"/>
          <w:bCs w:val="1"/>
        </w:rPr>
        <w:drawing>
          <wp:inline distB="0" distT="0" distL="0" distR="0">
            <wp:extent cx="2200000" cy="4761025"/>
            <wp:effectExtent b="0" l="0" r="0" t="0"/>
            <wp:docPr id="3" name="image18.jpg"/>
            <a:graphic>
              <a:graphicData uri="http://schemas.openxmlformats.org/drawingml/2006/picture">
                <pic:pic>
                  <pic:nvPicPr>
                    <pic:cNvPr id="0" name="image18.jpg"/>
                    <pic:cNvPicPr preferRelativeResize="0"/>
                  </pic:nvPicPr>
                  <pic:blipFill>
                    <a:blip r:embed="rId48"/>
                    <a:srcRect b="0" l="0" r="0" t="0"/>
                    <a:stretch>
                      <a:fillRect/>
                    </a:stretch>
                  </pic:blipFill>
                  <pic:spPr>
                    <a:xfrm>
                      <a:off x="0" y="0"/>
                      <a:ext cx="2200000" cy="4761025"/>
                    </a:xfrm>
                    <a:prstGeom prst="rect"/>
                    <a:ln/>
                  </pic:spPr>
                </pic:pic>
              </a:graphicData>
            </a:graphic>
          </wp:inline>
        </w:drawing>
      </w:r>
      <w:r>
        <w:rPr>
          <w:rtl w:val="0"/>
        </w:rPr>
      </w:r>
    </w:p>
    <w:bookmarkStart w:colFirst="0" w:colLast="0" w:name="vxzz7caaxja2" w:id="97"/>
    <w:bookmarkEnd w:id="97"/>
    <w:p w:rsidR="00000000" w:rsidDel="00000000" w:rsidP="00000000" w:rsidRDefault="00000000" w:rsidRPr="00000000" w14:paraId="00000636">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40</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trên điện thoại.</w:t>
      </w:r>
      <w:r>
        <w:rPr>
          <w:rtl w:val="0"/>
        </w:rPr>
      </w:r>
    </w:p>
    <w:bookmarkStart w:colFirst="0" w:colLast="0" w:name="c38epvu9vdsg" w:id="98"/>
    <w:bookmarkEnd w:id="98"/>
    <w:p w:rsidR="00000000" w:rsidDel="00000000" w:rsidP="00000000" w:rsidRDefault="00000000" w:rsidRPr="00000000" w14:paraId="00000637">
      <w:pPr>
        <w:pStyle w:val="Heading3"/>
        <w:keepLines w:val="0"/>
        <w:spacing w:before="0" w:lineRule="auto"/>
        <w:jc w:val="both"/>
        <w:rPr/>
      </w:pPr>
      <w:commentRangeStart w:id="8"/>
      <w:r>
        <w:rPr>
          <w:rFonts w:ascii="Times New Roman" w:cs="Times New Roman" w:eastAsia="Times New Roman" w:hAnsi="Times New Roman"/>
          <w:rtl w:val="0"/>
        </w:rPr>
        <w:t xml:space="preserve">2.3.2. Giao diện quản lý chi nhánh</w:t>
      </w:r>
      <w:r>
        <w:rPr>
          <w:rtl w:val="0"/>
        </w:rPr>
      </w:r>
      <w:commentRangeEnd w:id="8"/>
      <w:r>
        <w:commentReference w:id="8"/>
      </w:r>
    </w:p>
    <w:p w:rsidR="00000000" w:rsidDel="00000000" w:rsidP="00000000" w:rsidRDefault="00000000" w:rsidRPr="00000000" w14:paraId="00000638">
      <w:pPr>
        <w:keepNext w:val="1"/>
        <w:spacing w:before="120" w:lineRule="auto"/>
        <w:jc w:val="both"/>
        <w:rPr>
          <w:b w:val="1"/>
          <w:bCs w:val="1"/>
        </w:rPr>
      </w:pPr>
      <w:r>
        <w:rPr>
          <w:b w:val="1"/>
          <w:bCs w:val="1"/>
          <w:rtl w:val="0"/>
        </w:rPr>
        <w:t xml:space="preserve">a. Giao diện tổng quan chi nhánh</w:t>
      </w:r>
    </w:p>
    <w:p w:rsidR="00000000" w:rsidDel="00000000" w:rsidP="00000000" w:rsidRDefault="00000000" w:rsidRPr="00000000" w14:paraId="00000639">
      <w:pPr>
        <w:keepNext w:val="1"/>
        <w:keepLines w:val="1"/>
        <w:spacing w:after="60" w:line="240" w:lineRule="auto"/>
        <w:jc w:val="center"/>
        <w:rPr>
          <w:b w:val="1"/>
          <w:bCs w:val="1"/>
        </w:rPr>
      </w:pPr>
      <w:r>
        <w:rPr>
          <w:b w:val="1"/>
          <w:bCs w:val="1"/>
        </w:rPr>
        <w:drawing>
          <wp:inline distB="0" distT="0" distL="0" distR="0">
            <wp:extent cx="4465116" cy="5200000"/>
            <wp:effectExtent b="0" l="0" r="0" t="0"/>
            <wp:docPr id="4" name="image6.jpg"/>
            <a:graphic>
              <a:graphicData uri="http://schemas.openxmlformats.org/drawingml/2006/picture">
                <pic:pic>
                  <pic:nvPicPr>
                    <pic:cNvPr id="0" name="image6.jpg"/>
                    <pic:cNvPicPr preferRelativeResize="0"/>
                  </pic:nvPicPr>
                  <pic:blipFill>
                    <a:blip r:embed="rId49"/>
                    <a:srcRect b="0" l="0" r="0" t="0"/>
                    <a:stretch>
                      <a:fillRect/>
                    </a:stretch>
                  </pic:blipFill>
                  <pic:spPr>
                    <a:xfrm>
                      <a:off x="0" y="0"/>
                      <a:ext cx="4465116" cy="5200000"/>
                    </a:xfrm>
                    <a:prstGeom prst="rect"/>
                    <a:ln/>
                  </pic:spPr>
                </pic:pic>
              </a:graphicData>
            </a:graphic>
          </wp:inline>
        </w:drawing>
      </w:r>
      <w:r>
        <w:rPr>
          <w:rtl w:val="0"/>
        </w:rPr>
      </w:r>
    </w:p>
    <w:bookmarkStart w:colFirst="0" w:colLast="0" w:name="27w0dgfvzfrb" w:id="99"/>
    <w:bookmarkEnd w:id="99"/>
    <w:p w:rsidR="00000000" w:rsidDel="00000000" w:rsidP="00000000" w:rsidRDefault="00000000" w:rsidRPr="00000000" w14:paraId="0000063A">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tổng quan chi nhánh.</w:t>
      </w:r>
      <w:r>
        <w:rPr>
          <w:rtl w:val="0"/>
        </w:rPr>
      </w:r>
    </w:p>
    <w:p w:rsidR="00000000" w:rsidDel="00000000" w:rsidP="00000000" w:rsidRDefault="00000000" w:rsidRPr="00000000" w14:paraId="0000063B">
      <w:pPr>
        <w:keepNext w:val="1"/>
        <w:spacing w:before="120" w:lineRule="auto"/>
        <w:jc w:val="both"/>
        <w:rPr>
          <w:b w:val="1"/>
          <w:bCs w:val="1"/>
        </w:rPr>
      </w:pPr>
      <w:r>
        <w:rPr>
          <w:b w:val="1"/>
          <w:bCs w:val="1"/>
          <w:rtl w:val="0"/>
        </w:rPr>
        <w:t xml:space="preserve">b. Giao diện thực đơn và giá bán chi nhánh</w:t>
      </w:r>
    </w:p>
    <w:p w:rsidR="00000000" w:rsidDel="00000000" w:rsidP="00000000" w:rsidRDefault="00000000" w:rsidRPr="00000000" w14:paraId="0000063C">
      <w:pPr>
        <w:keepNext w:val="1"/>
        <w:keepLines w:val="1"/>
        <w:spacing w:after="60" w:line="240" w:lineRule="auto"/>
        <w:jc w:val="center"/>
        <w:rPr>
          <w:b w:val="1"/>
          <w:bCs w:val="1"/>
        </w:rPr>
      </w:pPr>
      <w:r>
        <w:rPr>
          <w:b w:val="1"/>
          <w:bCs w:val="1"/>
        </w:rPr>
        <w:drawing>
          <wp:inline distB="0" distT="0" distL="0" distR="0">
            <wp:extent cx="5600000" cy="3500000"/>
            <wp:effectExtent b="0" l="0" r="0" t="0"/>
            <wp:docPr id="5" name="image2.jpg"/>
            <a:graphic>
              <a:graphicData uri="http://schemas.openxmlformats.org/drawingml/2006/picture">
                <pic:pic>
                  <pic:nvPicPr>
                    <pic:cNvPr id="0" name="image2.jpg"/>
                    <pic:cNvPicPr preferRelativeResize="0"/>
                  </pic:nvPicPr>
                  <pic:blipFill>
                    <a:blip r:embed="rId50"/>
                    <a:srcRect b="0" l="0" r="0" t="0"/>
                    <a:stretch>
                      <a:fillRect/>
                    </a:stretch>
                  </pic:blipFill>
                  <pic:spPr>
                    <a:xfrm>
                      <a:off x="0" y="0"/>
                      <a:ext cx="5600000" cy="3500000"/>
                    </a:xfrm>
                    <a:prstGeom prst="rect"/>
                    <a:ln/>
                  </pic:spPr>
                </pic:pic>
              </a:graphicData>
            </a:graphic>
          </wp:inline>
        </w:drawing>
      </w:r>
      <w:r>
        <w:rPr>
          <w:rtl w:val="0"/>
        </w:rPr>
      </w:r>
    </w:p>
    <w:bookmarkStart w:colFirst="0" w:colLast="0" w:name="pe6r0d6m2sny" w:id="100"/>
    <w:bookmarkEnd w:id="100"/>
    <w:p w:rsidR="00000000" w:rsidDel="00000000" w:rsidP="00000000" w:rsidRDefault="00000000" w:rsidRPr="00000000" w14:paraId="0000063D">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thực đơn và giá bán chi nhánh.</w:t>
      </w:r>
      <w:r>
        <w:rPr>
          <w:rtl w:val="0"/>
        </w:rPr>
      </w:r>
    </w:p>
    <w:p w:rsidR="00000000" w:rsidDel="00000000" w:rsidP="00000000" w:rsidRDefault="00000000" w:rsidRPr="00000000" w14:paraId="0000063E">
      <w:pPr>
        <w:keepNext w:val="1"/>
        <w:spacing w:before="120" w:lineRule="auto"/>
        <w:jc w:val="both"/>
        <w:rPr>
          <w:b w:val="1"/>
          <w:bCs w:val="1"/>
        </w:rPr>
      </w:pPr>
      <w:r>
        <w:rPr>
          <w:b w:val="1"/>
          <w:bCs w:val="1"/>
          <w:rtl w:val="0"/>
        </w:rPr>
        <w:t xml:space="preserve">c. Giao diện báo cáo doanh thu</w:t>
      </w:r>
    </w:p>
    <w:p w:rsidR="00000000" w:rsidDel="00000000" w:rsidP="00000000" w:rsidRDefault="00000000" w:rsidRPr="00000000" w14:paraId="0000063F">
      <w:pPr>
        <w:keepNext w:val="1"/>
        <w:keepLines w:val="1"/>
        <w:spacing w:after="60" w:line="240" w:lineRule="auto"/>
        <w:jc w:val="center"/>
        <w:rPr>
          <w:b w:val="1"/>
          <w:bCs w:val="1"/>
        </w:rPr>
      </w:pPr>
      <w:r>
        <w:rPr>
          <w:b w:val="1"/>
          <w:bCs w:val="1"/>
        </w:rPr>
        <w:drawing>
          <wp:inline distB="0" distT="0" distL="0" distR="0">
            <wp:extent cx="5600000" cy="3500000"/>
            <wp:effectExtent b="0" l="0" r="0" t="0"/>
            <wp:docPr id="6" name="image1.jpg"/>
            <a:graphic>
              <a:graphicData uri="http://schemas.openxmlformats.org/drawingml/2006/picture">
                <pic:pic>
                  <pic:nvPicPr>
                    <pic:cNvPr id="0" name="image1.jpg"/>
                    <pic:cNvPicPr preferRelativeResize="0"/>
                  </pic:nvPicPr>
                  <pic:blipFill>
                    <a:blip r:embed="rId51"/>
                    <a:srcRect b="0" l="0" r="0" t="0"/>
                    <a:stretch>
                      <a:fillRect/>
                    </a:stretch>
                  </pic:blipFill>
                  <pic:spPr>
                    <a:xfrm>
                      <a:off x="0" y="0"/>
                      <a:ext cx="5600000" cy="3500000"/>
                    </a:xfrm>
                    <a:prstGeom prst="rect"/>
                    <a:ln/>
                  </pic:spPr>
                </pic:pic>
              </a:graphicData>
            </a:graphic>
          </wp:inline>
        </w:drawing>
      </w:r>
      <w:r>
        <w:rPr>
          <w:rtl w:val="0"/>
        </w:rPr>
      </w:r>
    </w:p>
    <w:bookmarkStart w:colFirst="0" w:colLast="0" w:name="1nqbqcv2nkbu" w:id="101"/>
    <w:bookmarkEnd w:id="101"/>
    <w:p w:rsidR="00000000" w:rsidDel="00000000" w:rsidP="00000000" w:rsidRDefault="00000000" w:rsidRPr="00000000" w14:paraId="00000640">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báo cáo doanh thu.</w:t>
      </w:r>
      <w:r>
        <w:rPr>
          <w:rtl w:val="0"/>
        </w:rPr>
      </w:r>
    </w:p>
    <w:bookmarkStart w:colFirst="0" w:colLast="0" w:name="9pah9imezjv1" w:id="102"/>
    <w:bookmarkEnd w:id="102"/>
    <w:p w:rsidR="00000000" w:rsidDel="00000000" w:rsidP="00000000" w:rsidRDefault="00000000" w:rsidRPr="00000000" w14:paraId="00000641">
      <w:pPr>
        <w:pStyle w:val="Heading3"/>
        <w:keepLines w:val="0"/>
        <w:spacing w:before="0" w:lineRule="auto"/>
        <w:jc w:val="both"/>
        <w:rPr/>
      </w:pPr>
      <w:r>
        <w:rPr>
          <w:rFonts w:ascii="Times New Roman" w:cs="Times New Roman" w:eastAsia="Times New Roman" w:hAnsi="Times New Roman"/>
          <w:rtl w:val="0"/>
        </w:rPr>
        <w:t xml:space="preserve">2.3.3. Giao diện quản trị viên</w:t>
      </w:r>
      <w:r>
        <w:rPr>
          <w:rtl w:val="0"/>
        </w:rPr>
      </w:r>
    </w:p>
    <w:p w:rsidR="00000000" w:rsidDel="00000000" w:rsidP="00000000" w:rsidRDefault="00000000" w:rsidRPr="00000000" w14:paraId="00000642">
      <w:pPr>
        <w:keepNext w:val="1"/>
        <w:spacing w:before="120" w:lineRule="auto"/>
        <w:jc w:val="both"/>
        <w:rPr>
          <w:b w:val="1"/>
          <w:bCs w:val="1"/>
        </w:rPr>
      </w:pPr>
      <w:r>
        <w:rPr>
          <w:b w:val="1"/>
          <w:bCs w:val="1"/>
          <w:rtl w:val="0"/>
        </w:rPr>
        <w:t xml:space="preserve">a. Giao diện tổng quan toàn chuỗi</w:t>
      </w:r>
    </w:p>
    <w:p w:rsidR="00000000" w:rsidDel="00000000" w:rsidP="00000000" w:rsidRDefault="00000000" w:rsidRPr="00000000" w14:paraId="00000643">
      <w:pPr>
        <w:keepNext w:val="1"/>
        <w:keepLines w:val="1"/>
        <w:spacing w:after="60" w:line="240" w:lineRule="auto"/>
        <w:jc w:val="center"/>
        <w:rPr>
          <w:b w:val="1"/>
          <w:bCs w:val="1"/>
        </w:rPr>
      </w:pPr>
      <w:r>
        <w:rPr>
          <w:b w:val="1"/>
          <w:bCs w:val="1"/>
        </w:rPr>
        <w:drawing>
          <wp:inline distB="0" distT="0" distL="0" distR="0">
            <wp:extent cx="5600000" cy="3500000"/>
            <wp:effectExtent b="0" l="0" r="0" t="0"/>
            <wp:docPr id="7" name="image15.jpg"/>
            <a:graphic>
              <a:graphicData uri="http://schemas.openxmlformats.org/drawingml/2006/picture">
                <pic:pic>
                  <pic:nvPicPr>
                    <pic:cNvPr id="0" name="image15.jpg"/>
                    <pic:cNvPicPr preferRelativeResize="0"/>
                  </pic:nvPicPr>
                  <pic:blipFill>
                    <a:blip r:embed="rId52"/>
                    <a:srcRect b="0" l="0" r="0" t="0"/>
                    <a:stretch>
                      <a:fillRect/>
                    </a:stretch>
                  </pic:blipFill>
                  <pic:spPr>
                    <a:xfrm>
                      <a:off x="0" y="0"/>
                      <a:ext cx="5600000" cy="3500000"/>
                    </a:xfrm>
                    <a:prstGeom prst="rect"/>
                    <a:ln/>
                  </pic:spPr>
                </pic:pic>
              </a:graphicData>
            </a:graphic>
          </wp:inline>
        </w:drawing>
      </w:r>
      <w:r>
        <w:rPr>
          <w:rtl w:val="0"/>
        </w:rPr>
      </w:r>
    </w:p>
    <w:bookmarkStart w:colFirst="0" w:colLast="0" w:name="8gxhbsnjrfo9" w:id="103"/>
    <w:bookmarkEnd w:id="103"/>
    <w:p w:rsidR="00000000" w:rsidDel="00000000" w:rsidP="00000000" w:rsidRDefault="00000000" w:rsidRPr="00000000" w14:paraId="00000644">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tổng quan toàn chuỗi.</w:t>
      </w:r>
      <w:r>
        <w:rPr>
          <w:rtl w:val="0"/>
        </w:rPr>
      </w:r>
    </w:p>
    <w:p w:rsidR="00000000" w:rsidDel="00000000" w:rsidP="00000000" w:rsidRDefault="00000000" w:rsidRPr="00000000" w14:paraId="00000645">
      <w:pPr>
        <w:keepNext w:val="1"/>
        <w:spacing w:before="120" w:lineRule="auto"/>
        <w:jc w:val="both"/>
        <w:rPr>
          <w:b w:val="1"/>
          <w:bCs w:val="1"/>
        </w:rPr>
      </w:pPr>
      <w:r>
        <w:rPr>
          <w:b w:val="1"/>
          <w:bCs w:val="1"/>
          <w:rtl w:val="0"/>
        </w:rPr>
        <w:t xml:space="preserve">b. Giao diện quản lý từ khoá chatbot</w:t>
      </w:r>
    </w:p>
    <w:p w:rsidR="00000000" w:rsidDel="00000000" w:rsidP="00000000" w:rsidRDefault="00000000" w:rsidRPr="00000000" w14:paraId="00000646">
      <w:pPr>
        <w:keepNext w:val="1"/>
        <w:keepLines w:val="1"/>
        <w:spacing w:after="60" w:line="240" w:lineRule="auto"/>
        <w:jc w:val="center"/>
        <w:rPr>
          <w:b w:val="1"/>
          <w:bCs w:val="1"/>
        </w:rPr>
      </w:pPr>
      <w:r>
        <w:rPr>
          <w:b w:val="1"/>
          <w:bCs w:val="1"/>
        </w:rPr>
        <w:drawing>
          <wp:inline distB="0" distT="0" distL="0" distR="0">
            <wp:extent cx="5600000" cy="3500000"/>
            <wp:effectExtent b="0" l="0" r="0" t="0"/>
            <wp:docPr id="8" name="image5.jpg"/>
            <a:graphic>
              <a:graphicData uri="http://schemas.openxmlformats.org/drawingml/2006/picture">
                <pic:pic>
                  <pic:nvPicPr>
                    <pic:cNvPr id="0" name="image5.jpg"/>
                    <pic:cNvPicPr preferRelativeResize="0"/>
                  </pic:nvPicPr>
                  <pic:blipFill>
                    <a:blip r:embed="rId53"/>
                    <a:srcRect b="0" l="0" r="0" t="0"/>
                    <a:stretch>
                      <a:fillRect/>
                    </a:stretch>
                  </pic:blipFill>
                  <pic:spPr>
                    <a:xfrm>
                      <a:off x="0" y="0"/>
                      <a:ext cx="5600000" cy="3500000"/>
                    </a:xfrm>
                    <a:prstGeom prst="rect"/>
                    <a:ln/>
                  </pic:spPr>
                </pic:pic>
              </a:graphicData>
            </a:graphic>
          </wp:inline>
        </w:drawing>
      </w:r>
      <w:r>
        <w:rPr>
          <w:rtl w:val="0"/>
        </w:rPr>
      </w:r>
    </w:p>
    <w:bookmarkStart w:colFirst="0" w:colLast="0" w:name="d4qo418q1l5o" w:id="104"/>
    <w:bookmarkEnd w:id="104"/>
    <w:p w:rsidR="00000000" w:rsidDel="00000000" w:rsidP="00000000" w:rsidRDefault="00000000" w:rsidRPr="00000000" w14:paraId="00000647">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quản lý từ khoá chatbot.</w:t>
      </w:r>
      <w:r>
        <w:rPr>
          <w:rtl w:val="0"/>
        </w:rPr>
      </w:r>
    </w:p>
    <w:bookmarkStart w:colFirst="0" w:colLast="0" w:name="t4ylvmjdsjgd" w:id="105"/>
    <w:bookmarkEnd w:id="105"/>
    <w:p w:rsidR="00000000" w:rsidDel="00000000" w:rsidP="00000000" w:rsidRDefault="00000000" w:rsidRPr="00000000" w14:paraId="00000648">
      <w:pPr>
        <w:pStyle w:val="Heading3"/>
        <w:keepLines w:val="0"/>
        <w:spacing w:before="0" w:lineRule="auto"/>
        <w:jc w:val="both"/>
        <w:rPr/>
      </w:pPr>
      <w:r>
        <w:rPr>
          <w:rFonts w:ascii="Times New Roman" w:cs="Times New Roman" w:eastAsia="Times New Roman" w:hAnsi="Times New Roman"/>
          <w:rtl w:val="0"/>
        </w:rPr>
        <w:t xml:space="preserve">2.3.4. Giao diện nhân viên</w:t>
      </w:r>
      <w:r>
        <w:rPr>
          <w:rtl w:val="0"/>
        </w:rPr>
      </w:r>
    </w:p>
    <w:p w:rsidR="00000000" w:rsidDel="00000000" w:rsidP="00000000" w:rsidRDefault="00000000" w:rsidRPr="00000000" w14:paraId="00000649">
      <w:pPr>
        <w:keepNext w:val="1"/>
        <w:spacing w:before="120" w:lineRule="auto"/>
        <w:jc w:val="both"/>
        <w:rPr>
          <w:b w:val="1"/>
          <w:bCs w:val="1"/>
        </w:rPr>
      </w:pPr>
      <w:r>
        <w:rPr>
          <w:b w:val="1"/>
          <w:bCs w:val="1"/>
          <w:rtl w:val="0"/>
        </w:rPr>
        <w:t xml:space="preserve">a. Giao diện tổng quan</w:t>
      </w:r>
    </w:p>
    <w:p w:rsidR="00000000" w:rsidDel="00000000" w:rsidP="00000000" w:rsidRDefault="00000000" w:rsidRPr="00000000" w14:paraId="0000064A">
      <w:pPr>
        <w:keepNext w:val="1"/>
        <w:keepLines w:val="1"/>
        <w:spacing w:after="60" w:line="240" w:lineRule="auto"/>
        <w:jc w:val="center"/>
        <w:rPr>
          <w:b w:val="1"/>
          <w:bCs w:val="1"/>
        </w:rPr>
      </w:pPr>
      <w:r>
        <w:rPr>
          <w:b w:val="1"/>
          <w:bCs w:val="1"/>
        </w:rPr>
        <w:drawing>
          <wp:inline distB="0" distT="0" distL="0" distR="0">
            <wp:extent cx="5025979" cy="2379182"/>
            <wp:effectExtent b="0" l="0" r="0" t="0"/>
            <wp:docPr id="9" name="image11.png"/>
            <a:graphic>
              <a:graphicData uri="http://schemas.openxmlformats.org/drawingml/2006/picture">
                <pic:pic>
                  <pic:nvPicPr>
                    <pic:cNvPr id="0" name="image11.png"/>
                    <pic:cNvPicPr preferRelativeResize="0"/>
                  </pic:nvPicPr>
                  <pic:blipFill>
                    <a:blip r:embed="rId54"/>
                    <a:srcRect b="0" l="0" r="0" t="0"/>
                    <a:stretch>
                      <a:fillRect/>
                    </a:stretch>
                  </pic:blipFill>
                  <pic:spPr>
                    <a:xfrm>
                      <a:off x="0" y="0"/>
                      <a:ext cx="5025979" cy="2379182"/>
                    </a:xfrm>
                    <a:prstGeom prst="rect"/>
                    <a:ln/>
                  </pic:spPr>
                </pic:pic>
              </a:graphicData>
            </a:graphic>
          </wp:inline>
        </w:drawing>
      </w:r>
      <w:r>
        <w:rPr>
          <w:rtl w:val="0"/>
        </w:rPr>
      </w:r>
    </w:p>
    <w:bookmarkStart w:colFirst="0" w:colLast="0" w:name="2bclclb5cxit" w:id="106"/>
    <w:bookmarkEnd w:id="106"/>
    <w:p w:rsidR="00000000" w:rsidDel="00000000" w:rsidP="00000000" w:rsidRDefault="00000000" w:rsidRPr="00000000" w14:paraId="0000064B">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46</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tổng quan nhân viên.</w:t>
      </w:r>
      <w:r>
        <w:rPr>
          <w:rtl w:val="0"/>
        </w:rPr>
      </w:r>
    </w:p>
    <w:bookmarkStart w:colFirst="0" w:colLast="0" w:name="aoeyhsrb9efc" w:id="107"/>
    <w:bookmarkEnd w:id="107"/>
    <w:p w:rsidR="00000000" w:rsidDel="00000000" w:rsidP="00000000" w:rsidRDefault="00000000" w:rsidRPr="00000000" w14:paraId="0000064C">
      <w:pPr>
        <w:pStyle w:val="Heading3"/>
        <w:keepLines w:val="0"/>
        <w:spacing w:before="0" w:lineRule="auto"/>
        <w:jc w:val="both"/>
        <w:rPr/>
      </w:pPr>
      <w:r>
        <w:rPr>
          <w:rFonts w:ascii="Times New Roman" w:cs="Times New Roman" w:eastAsia="Times New Roman" w:hAnsi="Times New Roman"/>
          <w:rtl w:val="0"/>
        </w:rPr>
        <w:t xml:space="preserve">2.3.5. Giao diện đầu bếp</w:t>
      </w:r>
      <w:r>
        <w:rPr>
          <w:rtl w:val="0"/>
        </w:rPr>
      </w:r>
    </w:p>
    <w:p w:rsidR="00000000" w:rsidDel="00000000" w:rsidP="00000000" w:rsidRDefault="00000000" w:rsidRPr="00000000" w14:paraId="0000064D">
      <w:pPr>
        <w:keepNext w:val="1"/>
        <w:spacing w:before="120" w:lineRule="auto"/>
        <w:jc w:val="both"/>
        <w:rPr>
          <w:b w:val="1"/>
          <w:bCs w:val="1"/>
        </w:rPr>
      </w:pPr>
      <w:r>
        <w:rPr>
          <w:b w:val="1"/>
          <w:bCs w:val="1"/>
          <w:rtl w:val="0"/>
        </w:rPr>
        <w:t xml:space="preserve">a. Giao diện tổng quan</w:t>
      </w:r>
    </w:p>
    <w:p w:rsidR="00000000" w:rsidDel="00000000" w:rsidP="00000000" w:rsidRDefault="00000000" w:rsidRPr="00000000" w14:paraId="0000064E">
      <w:pPr>
        <w:keepNext w:val="1"/>
        <w:keepLines w:val="1"/>
        <w:spacing w:after="60" w:line="240" w:lineRule="auto"/>
        <w:jc w:val="center"/>
        <w:rPr>
          <w:b w:val="1"/>
          <w:bCs w:val="1"/>
        </w:rPr>
      </w:pPr>
      <w:r>
        <w:rPr>
          <w:b w:val="1"/>
          <w:bCs w:val="1"/>
        </w:rPr>
        <w:drawing>
          <wp:inline distB="0" distT="0" distL="0" distR="0">
            <wp:extent cx="4865172" cy="2303059"/>
            <wp:effectExtent b="0" l="0" r="0" t="0"/>
            <wp:docPr id="10" name="image12.png"/>
            <a:graphic>
              <a:graphicData uri="http://schemas.openxmlformats.org/drawingml/2006/picture">
                <pic:pic>
                  <pic:nvPicPr>
                    <pic:cNvPr id="0" name="image12.png"/>
                    <pic:cNvPicPr preferRelativeResize="0"/>
                  </pic:nvPicPr>
                  <pic:blipFill>
                    <a:blip r:embed="rId55"/>
                    <a:srcRect b="0" l="0" r="0" t="0"/>
                    <a:stretch>
                      <a:fillRect/>
                    </a:stretch>
                  </pic:blipFill>
                  <pic:spPr>
                    <a:xfrm>
                      <a:off x="0" y="0"/>
                      <a:ext cx="4865172" cy="2303059"/>
                    </a:xfrm>
                    <a:prstGeom prst="rect"/>
                    <a:ln/>
                  </pic:spPr>
                </pic:pic>
              </a:graphicData>
            </a:graphic>
          </wp:inline>
        </w:drawing>
      </w:r>
      <w:r>
        <w:rPr>
          <w:rtl w:val="0"/>
        </w:rPr>
      </w:r>
    </w:p>
    <w:bookmarkStart w:colFirst="0" w:colLast="0" w:name="8vzrx79pu7mf" w:id="108"/>
    <w:bookmarkEnd w:id="108"/>
    <w:p w:rsidR="00000000" w:rsidDel="00000000" w:rsidP="00000000" w:rsidRDefault="00000000" w:rsidRPr="00000000" w14:paraId="0000064F">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47</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tổng quan đầu bếp.</w:t>
      </w:r>
      <w:r>
        <w:rPr>
          <w:rtl w:val="0"/>
        </w:rPr>
      </w:r>
    </w:p>
    <w:p w:rsidR="00000000" w:rsidDel="00000000" w:rsidP="00000000" w:rsidRDefault="00000000" w:rsidRPr="00000000" w14:paraId="00000650">
      <w:pPr>
        <w:keepNext w:val="1"/>
        <w:spacing w:before="120" w:lineRule="auto"/>
        <w:jc w:val="both"/>
        <w:rPr>
          <w:b w:val="1"/>
          <w:bCs w:val="1"/>
        </w:rPr>
      </w:pPr>
      <w:r>
        <w:rPr>
          <w:b w:val="1"/>
          <w:bCs w:val="1"/>
          <w:rtl w:val="0"/>
        </w:rPr>
        <w:t xml:space="preserve">b. Giao diện màn hình bếp</w:t>
      </w:r>
    </w:p>
    <w:p w:rsidR="00000000" w:rsidDel="00000000" w:rsidP="00000000" w:rsidRDefault="00000000" w:rsidRPr="00000000" w14:paraId="00000651">
      <w:pPr>
        <w:keepNext w:val="1"/>
        <w:keepLines w:val="1"/>
        <w:spacing w:after="60" w:line="240" w:lineRule="auto"/>
        <w:jc w:val="center"/>
        <w:rPr>
          <w:b w:val="1"/>
          <w:bCs w:val="1"/>
        </w:rPr>
      </w:pPr>
      <w:r>
        <w:rPr>
          <w:b w:val="1"/>
          <w:bCs w:val="1"/>
        </w:rPr>
        <w:drawing>
          <wp:inline distB="0" distT="0" distL="0" distR="0">
            <wp:extent cx="5367836" cy="2553435"/>
            <wp:effectExtent b="0" l="0" r="0" t="0"/>
            <wp:docPr id="22" name="image7.png"/>
            <a:graphic>
              <a:graphicData uri="http://schemas.openxmlformats.org/drawingml/2006/picture">
                <pic:pic>
                  <pic:nvPicPr>
                    <pic:cNvPr id="0" name="image7.png"/>
                    <pic:cNvPicPr preferRelativeResize="0"/>
                  </pic:nvPicPr>
                  <pic:blipFill>
                    <a:blip r:embed="rId56"/>
                    <a:srcRect b="0" l="0" r="0" t="0"/>
                    <a:stretch>
                      <a:fillRect/>
                    </a:stretch>
                  </pic:blipFill>
                  <pic:spPr>
                    <a:xfrm>
                      <a:off x="0" y="0"/>
                      <a:ext cx="5367836" cy="2553435"/>
                    </a:xfrm>
                    <a:prstGeom prst="rect"/>
                    <a:ln/>
                  </pic:spPr>
                </pic:pic>
              </a:graphicData>
            </a:graphic>
          </wp:inline>
        </w:drawing>
      </w:r>
      <w:r>
        <w:rPr>
          <w:rtl w:val="0"/>
        </w:rPr>
      </w:r>
    </w:p>
    <w:bookmarkStart w:colFirst="0" w:colLast="0" w:name="4n8jixgdnuxn" w:id="109"/>
    <w:bookmarkEnd w:id="109"/>
    <w:p w:rsidR="00000000" w:rsidDel="00000000" w:rsidP="00000000" w:rsidRDefault="00000000" w:rsidRPr="00000000" w14:paraId="00000652">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48</w:t>
      </w: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màn hình bếp.</w:t>
      </w:r>
      <w:r>
        <w:rPr>
          <w:rtl w:val="0"/>
        </w:rPr>
      </w:r>
    </w:p>
    <w:bookmarkStart w:colFirst="0" w:colLast="0" w:name="7xzrmaffnnf0" w:id="110"/>
    <w:bookmarkEnd w:id="110"/>
    <w:p w:rsidR="00000000" w:rsidDel="00000000" w:rsidP="00000000" w:rsidRDefault="00000000" w:rsidRPr="00000000" w14:paraId="00000653">
      <w:pPr>
        <w:pStyle w:val="Heading1"/>
        <w:keepLines w:val="0"/>
        <w:pageBreakBefore w:val="1"/>
        <w:spacing w:before="0" w:lineRule="auto"/>
        <w:rPr/>
      </w:pPr>
      <w:r>
        <w:rPr>
          <w:rtl w:val="0"/>
        </w:rPr>
        <w:t xml:space="preserve">CHƯƠNG 3: KẾT QUẢ VÀ PHƯƠNG HƯỚNG PHÁT TRIỂN</w:t>
      </w:r>
    </w:p>
    <w:bookmarkStart w:colFirst="0" w:colLast="0" w:name="cfw1nrq4p46k" w:id="111"/>
    <w:bookmarkEnd w:id="111"/>
    <w:p w:rsidR="00000000" w:rsidDel="00000000" w:rsidP="00000000" w:rsidRDefault="00000000" w:rsidRPr="00000000" w14:paraId="00000654">
      <w:pPr>
        <w:pStyle w:val="Heading2"/>
        <w:keepLines w:val="0"/>
        <w:spacing w:before="0" w:lineRule="auto"/>
        <w:jc w:val="both"/>
        <w:rPr/>
      </w:pPr>
      <w:r>
        <w:rPr>
          <w:rFonts w:ascii="Times New Roman" w:cs="Times New Roman" w:eastAsia="Times New Roman" w:hAnsi="Times New Roman"/>
          <w:rtl w:val="0"/>
        </w:rPr>
        <w:t xml:space="preserve">3.1. KẾT QUẢ ĐẠT ĐƯỢC</w:t>
      </w:r>
      <w:r>
        <w:rPr>
          <w:rtl w:val="0"/>
        </w:rPr>
      </w:r>
    </w:p>
    <w:p w:rsidR="00000000" w:rsidDel="00000000" w:rsidP="00000000" w:rsidRDefault="00000000" w:rsidRPr="00000000" w14:paraId="00000655">
      <w:pPr>
        <w:ind w:firstLine="425"/>
        <w:jc w:val="both"/>
        <w:rPr/>
      </w:pPr>
      <w:r>
        <w:rPr>
          <w:rtl w:val="0"/>
        </w:rPr>
        <w:t xml:space="preserve">Sau quá trình phân tích, thiết kế và xây dựng, nhóm đã hoàn thiện các chức năng thuộc phạm vi triển khai của đề tài “Xây dựng web app cửa hàng bán đồ ăn nhanh – ZomZop”. Hệ thống phục vụ mô hình cửa hàng nhiều chi nhánh, kết hợp quy trình đặt món của khách hàng với công tác quản lý bán hàng và nhân sự. Sản phẩm hiện được cài đặt và vận hành trên môi trường cục bộ bằng Laragon, phục vụ việc thực hiện, kiểm tra và trình diễn đồ án.</w:t>
      </w:r>
    </w:p>
    <w:bookmarkStart w:colFirst="0" w:colLast="0" w:name="ffr670pinn5i" w:id="112"/>
    <w:bookmarkEnd w:id="112"/>
    <w:p w:rsidR="00000000" w:rsidDel="00000000" w:rsidP="00000000" w:rsidRDefault="00000000" w:rsidRPr="00000000" w14:paraId="00000656">
      <w:pPr>
        <w:pStyle w:val="Heading3"/>
        <w:keepLines w:val="0"/>
        <w:spacing w:before="0" w:lineRule="auto"/>
        <w:jc w:val="both"/>
        <w:rPr/>
      </w:pPr>
      <w:r>
        <w:rPr>
          <w:rFonts w:ascii="Times New Roman" w:cs="Times New Roman" w:eastAsia="Times New Roman" w:hAnsi="Times New Roman"/>
          <w:rtl w:val="0"/>
        </w:rPr>
        <w:t xml:space="preserve">3.1.1. Kết quả thực hiện các chức năng</w:t>
      </w:r>
      <w:r>
        <w:rPr>
          <w:rtl w:val="0"/>
        </w:rPr>
      </w:r>
    </w:p>
    <w:p w:rsidR="00000000" w:rsidDel="00000000" w:rsidP="00000000" w:rsidRDefault="00000000" w:rsidRPr="00000000" w14:paraId="00000657">
      <w:pPr>
        <w:ind w:firstLine="425"/>
        <w:jc w:val="both"/>
        <w:rPr/>
      </w:pPr>
      <w:r>
        <w:rPr>
          <w:rtl w:val="0"/>
        </w:rPr>
        <w:t xml:space="preserve">Đối với khách hàng, hệ thống đã đáp ứng quy trình lựa chọn chi nhánh, tra cứu thực đơn, tìm kiếm món ăn và tạo đơn hàng. Thông tin món ăn được trình bày kèm hình ảnh, giá bán và tình trạng phục vụ tại chi nhánh đã chọn. Khách hàng có thể điều chỉnh giỏ hàng, ghi chú yêu cầu và lựa chọn nhận món mang đi hoặc giao tận nơi. Với đơn giao hàng, thông tin người nhận được lấy từ sổ địa chỉ; trường hợp chưa có địa chỉ, khách hàng cần bổ sung trước khi tiếp tục đặt hàng.</w:t>
      </w:r>
    </w:p>
    <w:p w:rsidR="00000000" w:rsidDel="00000000" w:rsidP="00000000" w:rsidRDefault="00000000" w:rsidRPr="00000000" w14:paraId="00000658">
      <w:pPr>
        <w:ind w:firstLine="425"/>
        <w:jc w:val="both"/>
        <w:rPr/>
      </w:pPr>
      <w:r>
        <w:rPr>
          <w:rtl w:val="0"/>
        </w:rPr>
        <w:t xml:space="preserve">Chức năng mã giảm giá cho phép khách hàng lựa chọn mã trong danh sách hoặc nhập mã để áp dụng. Hệ thống kiểm tra điều kiện sử dụng, thời hạn và giới hạn lượt dùng, đồng thời xác định số tiền được giảm theo phạm vi của từng mã. Tiền món, phí giao hàng, khoản giảm giá và tổng số tiền phải trả được thể hiện trên trang thanh toán. </w:t>
      </w:r>
      <w:del w:id="9015" w:author="Claude" w:date="2026-10-24T12:00:00Z">
        <w:r>
          <w:rPr>
            <w:rtl w:val="0"/>
          </w:rPr>
          <w:delText xml:space="preserve">Phần lựa chọn MoMo và VNPay hiện ghi nhận</w:delText>
        </w:r>
      </w:del>
      <w:ins w:id="9016" w:author="Claude" w:date="2026-10-24T12:00:00Z">
        <w:r>
          <w:rPr>
            <w:rtl w:val="0"/>
          </w:rPr>
          <w:t xml:space="preserve">Khách hàng chọn chuyển khoản được hiển thị mã VietQR để quét và quản lý xác nhận khi nhận tiền. Phần lựa chọn MoMo và VNPay hiện ghi nhận</w:t>
        </w:r>
      </w:ins>
      <w:r>
        <w:rPr>
          <w:rtl w:val="0"/>
        </w:rPr>
        <w:t xml:space="preserve"> phương thức thanh toán của đơn hàng; việc kết nối và xác nhận giao dịch qua cổng thanh toán điện tử chưa thuộc kết quả triển khai của giai đoạn này.</w:t>
      </w:r>
    </w:p>
    <w:p w:rsidR="00000000" w:rsidDel="00000000" w:rsidP="00000000" w:rsidRDefault="00000000" w:rsidRPr="00000000" w14:paraId="00000659">
      <w:pPr>
        <w:ind w:firstLine="425"/>
        <w:jc w:val="both"/>
        <w:rPr/>
      </w:pPr>
      <w:r>
        <w:rPr>
          <w:rtl w:val="0"/>
        </w:rPr>
        <w:t xml:space="preserve">Sau khi đặt hàng, khách hàng có thể xem lịch sử và tiến trình xử lý đơn, đặt lại đơn cũ theo giá hiện hành và gửi đánh giá khi đơn hoàn thành. Hồ sơ cá nhân, địa chỉ giao hàng và danh sách món yêu thích được quản lý trong khu vực tài khoản. Các chức năng này tạo sự liên tục giữa quá trình đặt món và việc theo dõi, phản hồi sau khi mua hàng.</w:t>
      </w:r>
    </w:p>
    <w:p w:rsidR="00000000" w:rsidDel="00000000" w:rsidP="00000000" w:rsidRDefault="00000000" w:rsidRPr="00000000" w14:paraId="0000065A">
      <w:pPr>
        <w:ind w:firstLine="425"/>
        <w:jc w:val="both"/>
        <w:rPr/>
      </w:pPr>
      <w:r>
        <w:rPr>
          <w:rtl w:val="0"/>
        </w:rPr>
        <w:t xml:space="preserve">Đối với quản lý chi nhánh, hệ thống đã xây dựng các chức năng tiếp nhận, duyệt, hủy và cập nhật trạng thái đơn hàng theo trình tự xử lý. Nhật ký chuyển trạng thái được lưu để phục vụ tra cứu. Quản lý được điều chỉnh thực đơn, giá bán, số lượng tồn và tình trạng còn hoặc hết món trong phạm vi chi nhánh được phân công. Báo cáo doanh thu tổng hợp dữ liệu đơn hàng theo thời gian, phương thức thanh toán và các món bán chạy; kết quả được trình bày bằng bảng, biểu đồ và có thể xuất ra Excel. Quản lý cũng có thể xem và phản hồi đánh giá của khách hàng.</w:t>
      </w:r>
    </w:p>
    <w:p w:rsidR="00000000" w:rsidDel="00000000" w:rsidP="00000000" w:rsidRDefault="00000000" w:rsidRPr="00000000" w14:paraId="0000065B">
      <w:pPr>
        <w:ind w:firstLine="425"/>
        <w:jc w:val="both"/>
        <w:rPr/>
      </w:pPr>
      <w:r>
        <w:rPr>
          <w:rtl w:val="0"/>
        </w:rPr>
        <w:t xml:space="preserve">Về quản lý nhân sự, hệ thống hỗ trợ tạo tài khoản nhân viên và đầu bếp, thiết lập ca làm việc, đăng ký mẫu khuôn mặt và ghi nhận chấm công. Nhân sự thực hiện chấm vào, chấm ra tại thiết bị có camera; quản lý được bổ sung bản ghi thủ công trong trường hợp cần xử lý ngoại lệ. Dữ liệu giờ công được sử dụng để tính lương, kết hợp các khoản thưởng, khấu trừ và trạng thái chốt bảng lương. Việc liên kết dữ liệu chấm công với bảng lương giúp người quản lý có căn cứ đối chiếu khi tổng hợp thu nhập của từng nhân sự.</w:t>
      </w:r>
    </w:p>
    <w:p w:rsidR="00000000" w:rsidDel="00000000" w:rsidP="00000000" w:rsidRDefault="00000000" w:rsidRPr="00000000" w14:paraId="0000065C">
      <w:pPr>
        <w:ind w:firstLine="425"/>
        <w:jc w:val="both"/>
        <w:rPr/>
      </w:pPr>
      <w:r>
        <w:rPr>
          <w:rtl w:val="0"/>
        </w:rPr>
        <w:t xml:space="preserve">Đối với quản trị viên, hệ thống cung cấp khu vực quản lý dữ liệu chung của toàn chuỗi, bao gồm chi nhánh, tài khoản quản lý, danh mục, món ăn, hình ảnh, banner, mã giảm giá và các thiết lập liên quan. Quản trị viên có thể theo dõi số liệu tổng hợp, quản lý từ khóa của trợ lý AI và tiếp nhận thông tin liên hệ. Cơ chế phân quyền được tổ chức theo năm vai trò: khách hàng, quản lý chi nhánh, nhân viên, đầu bếp và quản trị viên. Trong đó, nhân viên và đầu bếp sử dụng các chức năng định danh, chấm công; nghiệp vụ điều phối đơn hàng do quản lý chi nhánh thực hiện.</w:t>
      </w:r>
    </w:p>
    <w:p w:rsidR="00000000" w:rsidDel="00000000" w:rsidP="00000000" w:rsidRDefault="00000000" w:rsidRPr="00000000" w14:paraId="0000065D">
      <w:pPr>
        <w:ind w:firstLine="425"/>
        <w:jc w:val="both"/>
        <w:rPr/>
      </w:pPr>
      <w:r>
        <w:rPr>
          <w:rtl w:val="0"/>
        </w:rPr>
        <w:t xml:space="preserve">Trợ lý AI đã được tích hợp để hỗ trợ khách hàng tra cứu món ăn, giá bán và cách đặt món. Hệ thống ưu tiên câu trả lời theo bộ từ khóa được quản trị viên cấu hình; các câu hỏi khác được xử lý thông qua Google Gemini với thông tin thực đơn của chi nhánh. Đây là chức năng hỗ trợ tư vấn, không thay thế bước kiểm tra giá, tình trạng món và tổng tiền khi xác nhận đơn hàng. Phần nhận diện khuôn mặt sử dụng thư viện face-api để phục vụ chấm công trên trình duyệt [6], [7].</w:t>
      </w:r>
    </w:p>
    <w:p w:rsidR="00000000" w:rsidDel="00000000" w:rsidP="00000000" w:rsidRDefault="00000000" w:rsidRPr="00000000" w14:paraId="0000065E">
      <w:pPr>
        <w:ind w:firstLine="425"/>
        <w:jc w:val="both"/>
        <w:rPr/>
      </w:pPr>
      <w:r>
        <w:rPr>
          <w:rtl w:val="0"/>
        </w:rPr>
        <w:t xml:space="preserve">Về tổ chức chương trình, hệ thống sử dụng PHP và Laravel cho xử lý nghiệp vụ, MySQL để lưu trữ dữ liệu, Blade kết hợp Tailwind CSS và JavaScript để xây dựng giao diện </w:t>
      </w:r>
      <w:del w:id="9442" w:author="Claude" w:date="2026-10-24T12:00:00Z">
        <w:r>
          <w:rPr>
            <w:rtl w:val="0"/>
          </w:rPr>
          <w:delText xml:space="preserve">[1]–[4]</w:delText>
        </w:r>
      </w:del>
      <w:ins w:id="9443" w:author="Claude" w:date="2026-10-24T12:00:00Z">
        <w:r>
          <w:rPr>
            <w:rtl w:val="0"/>
          </w:rPr>
          <w:t xml:space="preserve">[7]–[10]</w:t>
        </w:r>
      </w:ins>
      <w:r>
        <w:rPr>
          <w:rtl w:val="0"/>
        </w:rPr>
        <w:t xml:space="preserve">. Cấu trúc cơ sở dữ liệu và dữ liệu khởi tạo được quản lý thông qua migrations và seeders. Mã nguồn được lưu trữ trên GitHub để hỗ trợ phối hợp giữa các thành viên. Trong quá trình kiểm tra và sửa lỗi, nhóm sử dụng Claude để hỗ trợ rà soát mã nguồn và phân tích các vấn đề phát sinh. Kết quả hiện tại được xác định trong phạm vi môi trường Laragon; chưa sử dụng số liệu định lượng để kết luận về khả năng chịu tải hoặc mức độ an toàn của hệ thống khi vận hành thực tế.</w:t>
      </w:r>
    </w:p>
    <w:bookmarkStart w:colFirst="0" w:colLast="0" w:name="7zm70cjxawq" w:id="113"/>
    <w:bookmarkEnd w:id="113"/>
    <w:p>
      <w:pPr>
        <w:pStyle w:val="Heading3"/>
        <w:keepLines w:val="0"/>
        <w:spacing w:before="0" w:lineRule="auto"/>
        <w:jc w:val="both"/>
        <w:rPr>
          <w:ins w:id="9344" w:author="Claude" w:date="2026-10-24T12:00:00Z"/>
        </w:rPr>
      </w:pPr>
      <w:ins w:id="9343" w:author="Claude" w:date="2026-10-24T12:00:00Z">
        <w:r>
          <w:rPr>
            <w:rFonts w:ascii="Times New Roman" w:cs="Times New Roman" w:eastAsia="Times New Roman" w:hAnsi="Times New Roman"/>
            <w:rtl w:val="0"/>
          </w:rPr>
          <w:t xml:space="preserve">3.1.2. Kết quả kiểm thử</w:t>
        </w:r>
      </w:ins>
    </w:p>
    <w:p>
      <w:pPr>
        <w:ind w:firstLine="425"/>
        <w:jc w:val="both"/>
        <w:rPr>
          <w:ins w:id="9346" w:author="Claude" w:date="2026-10-24T12:00:00Z"/>
        </w:rPr>
      </w:pPr>
      <w:ins w:id="9345" w:author="Claude" w:date="2026-10-24T12:00:00Z">
        <w:r>
          <w:rPr>
            <w:rtl w:val="0"/>
          </w:rPr>
          <w:t xml:space="preserve">Bên cạnh việc chạy thử thủ công theo từng vai trò, nhóm xây dựng bộ kiểm thử tự động bằng PHPUnit cho các nghiệp vụ dễ sai sót. Tại thời điểm hoàn thiện báo cáo, bộ kiểm thử gồm 367 ca kiểm thử với 1.517 phép kiểm tra, chạy trên cơ sở dữ liệu SQLite trong bộ nhớ nên không ảnh hưởng dữ liệu thật; toàn bộ đều đạt. Bảng 40 trình bày một số kịch bản tiêu biểu.</w:t>
        </w:r>
      </w:ins>
    </w:p>
    <w:p>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ns w:id="9348" w:author="Claude" w:date="2026-10-24T12:00: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ins w:id="9347" w:author="Claude" w:date="2026-10-24T12:00:00Z">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40: Một số kịch bản kiểm thử tiêu biểu.</w:t>
        </w:r>
      </w:ins>
    </w:p>
    <w:tbl>
      <w:tblPr>
        <w:tblStyle w:val="Table36"/>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4"/>
        <w:gridCol w:w="1814"/>
        <w:gridCol w:w="4762"/>
        <w:tblGridChange w:id="0">
          <w:tblGrid>
            <w:gridCol w:w="2494"/>
            <w:gridCol w:w="1814"/>
            <w:gridCol w:w="4762"/>
          </w:tblGrid>
        </w:tblGridChange>
      </w:tblGrid>
      <w:tr>
        <w:trPr>
          <w:cantSplit w:val="1"/>
          <w:tblHeader w:val="1"/>
          <w:ins w:id="9349" w:author="Claude" w:date="2026-10-24T12:00:00Z"/>
        </w:trPr>
        <w:tc>
          <w:tcPr>
            <w:shd w:fill="ededed" w:val="clear"/>
            <w:vAlign w:val="center"/>
          </w:tcPr>
          <w:p w:rsidR="00000000" w:rsidDel="00000000" w:rsidP="00000000" w:rsidRDefault="00000000" w:rsidRPr="00000000" w14:paraId="000005E1">
            <w:pPr>
              <w:keepNext w:val="1"/>
              <w:spacing w:after="40" w:before="40" w:line="252.00000000000003" w:lineRule="auto"/>
              <w:jc w:val="center"/>
              <w:rPr>
                <w:ins w:id="9350" w:author="Claude" w:date="2026-10-24T12:00:00Z"/>
                <w:b w:val="1"/>
                <w:bCs w:val="1"/>
              </w:rPr>
            </w:pPr>
            <w:ins w:id="9351" w:author="Claude" w:date="2026-10-24T12:00:00Z">
              <w:r>
                <w:rPr>
                  <w:b w:val="1"/>
                  <w:bCs w:val="1"/>
                  <w:rtl w:val="0"/>
                </w:rPr>
                <w:t xml:space="preserve">Kịch bản kiểm thử</w:t>
              </w:r>
            </w:ins>
          </w:p>
        </w:tc>
        <w:tc>
          <w:tcPr>
            <w:shd w:fill="ededed" w:val="clear"/>
            <w:vAlign w:val="center"/>
          </w:tcPr>
          <w:p w:rsidR="00000000" w:rsidDel="00000000" w:rsidP="00000000" w:rsidRDefault="00000000" w:rsidRPr="00000000" w14:paraId="000005E2">
            <w:pPr>
              <w:keepNext w:val="1"/>
              <w:spacing w:after="40" w:before="40" w:line="252.00000000000003" w:lineRule="auto"/>
              <w:jc w:val="center"/>
              <w:rPr>
                <w:ins w:id="9352" w:author="Claude" w:date="2026-10-24T12:00:00Z"/>
                <w:b w:val="1"/>
                <w:bCs w:val="1"/>
              </w:rPr>
            </w:pPr>
            <w:ins w:id="9353" w:author="Claude" w:date="2026-10-24T12:00:00Z">
              <w:r>
                <w:rPr>
                  <w:b w:val="1"/>
                  <w:bCs w:val="1"/>
                  <w:rtl w:val="0"/>
                </w:rPr>
                <w:t xml:space="preserve">Kết quả mong đợi</w:t>
              </w:r>
            </w:ins>
          </w:p>
        </w:tc>
        <w:tc>
          <w:tcPr>
            <w:shd w:fill="ededed" w:val="clear"/>
            <w:vAlign w:val="center"/>
          </w:tcPr>
          <w:p w:rsidR="00000000" w:rsidDel="00000000" w:rsidP="00000000" w:rsidRDefault="00000000" w:rsidRPr="00000000" w14:paraId="000005E3">
            <w:pPr>
              <w:keepNext w:val="1"/>
              <w:spacing w:after="40" w:before="40" w:line="252.00000000000003" w:lineRule="auto"/>
              <w:jc w:val="center"/>
              <w:rPr>
                <w:ins w:id="9354" w:author="Claude" w:date="2026-10-24T12:00:00Z"/>
                <w:b w:val="1"/>
                <w:bCs w:val="1"/>
              </w:rPr>
            </w:pPr>
            <w:ins w:id="9355" w:author="Claude" w:date="2026-10-24T12:00:00Z">
              <w:r>
                <w:rPr>
                  <w:b w:val="1"/>
                  <w:bCs w:val="1"/>
                  <w:rtl w:val="0"/>
                </w:rPr>
                <w:t xml:space="preserve">Kết quả</w:t>
              </w:r>
            </w:ins>
          </w:p>
        </w:tc>
      </w:tr>
      <w:tr>
        <w:trPr>
          <w:cantSplit w:val="1"/>
          <w:tblHeader w:val="0"/>
          <w:ins w:id="9356" w:author="Claude" w:date="2026-10-24T12:00:00Z"/>
        </w:trPr>
        <w:tc>
          <w:tcPr>
            <w:vAlign w:val="center"/>
          </w:tcPr>
          <w:p w:rsidR="00000000" w:rsidDel="00000000" w:rsidP="00000000" w:rsidRDefault="00000000" w:rsidRPr="00000000" w14:paraId="000005E4">
            <w:pPr>
              <w:keepNext w:val="1"/>
              <w:spacing w:after="40" w:before="40" w:line="252.00000000000003" w:lineRule="auto"/>
              <w:jc w:val="center"/>
              <w:rPr>
                <w:ins w:id="9357" w:author="Claude" w:date="2026-10-24T12:00:00Z"/>
              </w:rPr>
            </w:pPr>
            <w:ins w:id="9358" w:author="Claude" w:date="2026-10-24T12:00:00Z">
              <w:r>
                <w:rPr>
                  <w:rtl w:val="0"/>
                </w:rPr>
                <w:t xml:space="preserve">Chuyển đơn từ chờ xác nhận sang sẵn sàng (bỏ qua bước)</w:t>
              </w:r>
            </w:ins>
          </w:p>
        </w:tc>
        <w:tc>
          <w:tcPr>
            <w:vAlign w:val="center"/>
          </w:tcPr>
          <w:p w:rsidR="00000000" w:rsidDel="00000000" w:rsidP="00000000" w:rsidRDefault="00000000" w:rsidRPr="00000000" w14:paraId="000005E5">
            <w:pPr>
              <w:keepNext w:val="1"/>
              <w:spacing w:after="40" w:before="40" w:line="252.00000000000003" w:lineRule="auto"/>
              <w:jc w:val="center"/>
              <w:rPr>
                <w:ins w:id="9359" w:author="Claude" w:date="2026-10-24T12:00:00Z"/>
              </w:rPr>
            </w:pPr>
            <w:ins w:id="9360" w:author="Claude" w:date="2026-10-24T12:00:00Z">
              <w:r>
                <w:rPr>
                  <w:rtl w:val="0"/>
                </w:rPr>
                <w:t xml:space="preserve">Hệ thống từ chối, giữ nguyên trạng thái</w:t>
              </w:r>
            </w:ins>
          </w:p>
        </w:tc>
        <w:tc>
          <w:tcPr>
            <w:vAlign w:val="center"/>
          </w:tcPr>
          <w:p w:rsidR="00000000" w:rsidDel="00000000" w:rsidP="00000000" w:rsidRDefault="00000000" w:rsidRPr="00000000" w14:paraId="000005E6">
            <w:pPr>
              <w:keepNext w:val="1"/>
              <w:spacing w:after="40" w:before="40" w:line="252.00000000000003" w:lineRule="auto"/>
              <w:jc w:val="both"/>
              <w:rPr>
                <w:ins w:id="9361" w:author="Claude" w:date="2026-10-24T12:00:00Z"/>
              </w:rPr>
            </w:pPr>
            <w:ins w:id="9362" w:author="Claude" w:date="2026-10-24T12:00:00Z">
              <w:r>
                <w:rPr>
                  <w:rtl w:val="0"/>
                </w:rPr>
                <w:t xml:space="preserve">Đạt</w:t>
              </w:r>
            </w:ins>
          </w:p>
        </w:tc>
      </w:tr>
      <w:tr>
        <w:trPr>
          <w:cantSplit w:val="1"/>
          <w:tblHeader w:val="0"/>
          <w:ins w:id="9363" w:author="Claude" w:date="2026-10-24T12:00:00Z"/>
        </w:trPr>
        <w:tc>
          <w:tcPr>
            <w:vAlign w:val="center"/>
          </w:tcPr>
          <w:p w:rsidR="00000000" w:rsidDel="00000000" w:rsidP="00000000" w:rsidRDefault="00000000" w:rsidRPr="00000000" w14:paraId="000005E4">
            <w:pPr>
              <w:keepNext w:val="1"/>
              <w:spacing w:after="40" w:before="40" w:line="252.00000000000003" w:lineRule="auto"/>
              <w:jc w:val="center"/>
              <w:rPr>
                <w:ins w:id="9364" w:author="Claude" w:date="2026-10-24T12:00:00Z"/>
              </w:rPr>
            </w:pPr>
            <w:ins w:id="9365" w:author="Claude" w:date="2026-10-24T12:00:00Z">
              <w:r>
                <w:rPr>
                  <w:rtl w:val="0"/>
                </w:rPr>
                <w:t xml:space="preserve">Huỷ đơn đang nấu</w:t>
              </w:r>
            </w:ins>
          </w:p>
        </w:tc>
        <w:tc>
          <w:tcPr>
            <w:vAlign w:val="center"/>
          </w:tcPr>
          <w:p w:rsidR="00000000" w:rsidDel="00000000" w:rsidP="00000000" w:rsidRDefault="00000000" w:rsidRPr="00000000" w14:paraId="000005E5">
            <w:pPr>
              <w:keepNext w:val="1"/>
              <w:spacing w:after="40" w:before="40" w:line="252.00000000000003" w:lineRule="auto"/>
              <w:jc w:val="center"/>
              <w:rPr>
                <w:ins w:id="9366" w:author="Claude" w:date="2026-10-24T12:00:00Z"/>
              </w:rPr>
            </w:pPr>
            <w:ins w:id="9367" w:author="Claude" w:date="2026-10-24T12:00:00Z">
              <w:r>
                <w:rPr>
                  <w:rtl w:val="0"/>
                </w:rPr>
                <w:t xml:space="preserve">Không cho huỷ; chỉ huỷ được khi chờ xác nhận hoặc đã xác nhận</w:t>
              </w:r>
            </w:ins>
          </w:p>
        </w:tc>
        <w:tc>
          <w:tcPr>
            <w:vAlign w:val="center"/>
          </w:tcPr>
          <w:p w:rsidR="00000000" w:rsidDel="00000000" w:rsidP="00000000" w:rsidRDefault="00000000" w:rsidRPr="00000000" w14:paraId="000005E6">
            <w:pPr>
              <w:keepNext w:val="1"/>
              <w:spacing w:after="40" w:before="40" w:line="252.00000000000003" w:lineRule="auto"/>
              <w:jc w:val="both"/>
              <w:rPr>
                <w:ins w:id="9368" w:author="Claude" w:date="2026-10-24T12:00:00Z"/>
              </w:rPr>
            </w:pPr>
            <w:ins w:id="9369" w:author="Claude" w:date="2026-10-24T12:00:00Z">
              <w:r>
                <w:rPr>
                  <w:rtl w:val="0"/>
                </w:rPr>
                <w:t xml:space="preserve">Đạt</w:t>
              </w:r>
            </w:ins>
          </w:p>
        </w:tc>
      </w:tr>
      <w:tr>
        <w:trPr>
          <w:cantSplit w:val="1"/>
          <w:tblHeader w:val="0"/>
          <w:ins w:id="9370" w:author="Claude" w:date="2026-10-24T12:00:00Z"/>
        </w:trPr>
        <w:tc>
          <w:tcPr>
            <w:vAlign w:val="center"/>
          </w:tcPr>
          <w:p w:rsidR="00000000" w:rsidDel="00000000" w:rsidP="00000000" w:rsidRDefault="00000000" w:rsidRPr="00000000" w14:paraId="000005E4">
            <w:pPr>
              <w:keepNext w:val="1"/>
              <w:spacing w:after="40" w:before="40" w:line="252.00000000000003" w:lineRule="auto"/>
              <w:jc w:val="center"/>
              <w:rPr>
                <w:ins w:id="9371" w:author="Claude" w:date="2026-10-24T12:00:00Z"/>
              </w:rPr>
            </w:pPr>
            <w:ins w:id="9372" w:author="Claude" w:date="2026-10-24T12:00:00Z">
              <w:r>
                <w:rPr>
                  <w:rtl w:val="0"/>
                </w:rPr>
                <w:t xml:space="preserve">Huỷ đơn có dùng mã giảm giá và trừ tồn</w:t>
              </w:r>
            </w:ins>
          </w:p>
        </w:tc>
        <w:tc>
          <w:tcPr>
            <w:vAlign w:val="center"/>
          </w:tcPr>
          <w:p w:rsidR="00000000" w:rsidDel="00000000" w:rsidP="00000000" w:rsidRDefault="00000000" w:rsidRPr="00000000" w14:paraId="000005E5">
            <w:pPr>
              <w:keepNext w:val="1"/>
              <w:spacing w:after="40" w:before="40" w:line="252.00000000000003" w:lineRule="auto"/>
              <w:jc w:val="center"/>
              <w:rPr>
                <w:ins w:id="9373" w:author="Claude" w:date="2026-10-24T12:00:00Z"/>
              </w:rPr>
            </w:pPr>
            <w:ins w:id="9374" w:author="Claude" w:date="2026-10-24T12:00:00Z">
              <w:r>
                <w:rPr>
                  <w:rtl w:val="0"/>
                </w:rPr>
                <w:t xml:space="preserve">Hoàn lại lượt dùng mã và số lượng tồn đúng một lần</w:t>
              </w:r>
            </w:ins>
          </w:p>
        </w:tc>
        <w:tc>
          <w:tcPr>
            <w:vAlign w:val="center"/>
          </w:tcPr>
          <w:p w:rsidR="00000000" w:rsidDel="00000000" w:rsidP="00000000" w:rsidRDefault="00000000" w:rsidRPr="00000000" w14:paraId="000005E6">
            <w:pPr>
              <w:keepNext w:val="1"/>
              <w:spacing w:after="40" w:before="40" w:line="252.00000000000003" w:lineRule="auto"/>
              <w:jc w:val="both"/>
              <w:rPr>
                <w:ins w:id="9375" w:author="Claude" w:date="2026-10-24T12:00:00Z"/>
              </w:rPr>
            </w:pPr>
            <w:ins w:id="9376" w:author="Claude" w:date="2026-10-24T12:00:00Z">
              <w:r>
                <w:rPr>
                  <w:rtl w:val="0"/>
                </w:rPr>
                <w:t xml:space="preserve">Đạt</w:t>
              </w:r>
            </w:ins>
          </w:p>
        </w:tc>
      </w:tr>
      <w:tr>
        <w:trPr>
          <w:cantSplit w:val="1"/>
          <w:tblHeader w:val="0"/>
          <w:ins w:id="9377" w:author="Claude" w:date="2026-10-24T12:00:00Z"/>
        </w:trPr>
        <w:tc>
          <w:tcPr>
            <w:vAlign w:val="center"/>
          </w:tcPr>
          <w:p w:rsidR="00000000" w:rsidDel="00000000" w:rsidP="00000000" w:rsidRDefault="00000000" w:rsidRPr="00000000" w14:paraId="000005E4">
            <w:pPr>
              <w:keepNext w:val="1"/>
              <w:spacing w:after="40" w:before="40" w:line="252.00000000000003" w:lineRule="auto"/>
              <w:jc w:val="center"/>
              <w:rPr>
                <w:ins w:id="9378" w:author="Claude" w:date="2026-10-24T12:00:00Z"/>
              </w:rPr>
            </w:pPr>
            <w:ins w:id="9379" w:author="Claude" w:date="2026-10-24T12:00:00Z">
              <w:r>
                <w:rPr>
                  <w:rtl w:val="0"/>
                </w:rPr>
                <w:t xml:space="preserve">Đặt món vượt số lượng tồn</w:t>
              </w:r>
            </w:ins>
          </w:p>
        </w:tc>
        <w:tc>
          <w:tcPr>
            <w:vAlign w:val="center"/>
          </w:tcPr>
          <w:p w:rsidR="00000000" w:rsidDel="00000000" w:rsidP="00000000" w:rsidRDefault="00000000" w:rsidRPr="00000000" w14:paraId="000005E5">
            <w:pPr>
              <w:keepNext w:val="1"/>
              <w:spacing w:after="40" w:before="40" w:line="252.00000000000003" w:lineRule="auto"/>
              <w:jc w:val="center"/>
              <w:rPr>
                <w:ins w:id="9380" w:author="Claude" w:date="2026-10-24T12:00:00Z"/>
              </w:rPr>
            </w:pPr>
            <w:ins w:id="9381" w:author="Claude" w:date="2026-10-24T12:00:00Z">
              <w:r>
                <w:rPr>
                  <w:rtl w:val="0"/>
                </w:rPr>
                <w:t xml:space="preserve">Không tạo đơn, báo khách món không đủ</w:t>
              </w:r>
            </w:ins>
          </w:p>
        </w:tc>
        <w:tc>
          <w:tcPr>
            <w:vAlign w:val="center"/>
          </w:tcPr>
          <w:p w:rsidR="00000000" w:rsidDel="00000000" w:rsidP="00000000" w:rsidRDefault="00000000" w:rsidRPr="00000000" w14:paraId="000005E6">
            <w:pPr>
              <w:keepNext w:val="1"/>
              <w:spacing w:after="40" w:before="40" w:line="252.00000000000003" w:lineRule="auto"/>
              <w:jc w:val="both"/>
              <w:rPr>
                <w:ins w:id="9382" w:author="Claude" w:date="2026-10-24T12:00:00Z"/>
              </w:rPr>
            </w:pPr>
            <w:ins w:id="9383" w:author="Claude" w:date="2026-10-24T12:00:00Z">
              <w:r>
                <w:rPr>
                  <w:rtl w:val="0"/>
                </w:rPr>
                <w:t xml:space="preserve">Đạt</w:t>
              </w:r>
            </w:ins>
          </w:p>
        </w:tc>
      </w:tr>
      <w:tr>
        <w:trPr>
          <w:cantSplit w:val="1"/>
          <w:tblHeader w:val="0"/>
          <w:ins w:id="9384" w:author="Claude" w:date="2026-10-24T12:00:00Z"/>
        </w:trPr>
        <w:tc>
          <w:tcPr>
            <w:vAlign w:val="center"/>
          </w:tcPr>
          <w:p w:rsidR="00000000" w:rsidDel="00000000" w:rsidP="00000000" w:rsidRDefault="00000000" w:rsidRPr="00000000" w14:paraId="000005E4">
            <w:pPr>
              <w:keepNext w:val="1"/>
              <w:spacing w:after="40" w:before="40" w:line="252.00000000000003" w:lineRule="auto"/>
              <w:jc w:val="center"/>
              <w:rPr>
                <w:ins w:id="9385" w:author="Claude" w:date="2026-10-24T12:00:00Z"/>
              </w:rPr>
            </w:pPr>
            <w:ins w:id="9386" w:author="Claude" w:date="2026-10-24T12:00:00Z">
              <w:r>
                <w:rPr>
                  <w:rtl w:val="0"/>
                </w:rPr>
                <w:t xml:space="preserve">Quản lý mở đơn hoặc nhân viên của chi nhánh khác</w:t>
              </w:r>
            </w:ins>
          </w:p>
        </w:tc>
        <w:tc>
          <w:tcPr>
            <w:vAlign w:val="center"/>
          </w:tcPr>
          <w:p w:rsidR="00000000" w:rsidDel="00000000" w:rsidP="00000000" w:rsidRDefault="00000000" w:rsidRPr="00000000" w14:paraId="000005E5">
            <w:pPr>
              <w:keepNext w:val="1"/>
              <w:spacing w:after="40" w:before="40" w:line="252.00000000000003" w:lineRule="auto"/>
              <w:jc w:val="center"/>
              <w:rPr>
                <w:ins w:id="9387" w:author="Claude" w:date="2026-10-24T12:00:00Z"/>
              </w:rPr>
            </w:pPr>
            <w:ins w:id="9388" w:author="Claude" w:date="2026-10-24T12:00:00Z">
              <w:r>
                <w:rPr>
                  <w:rtl w:val="0"/>
                </w:rPr>
                <w:t xml:space="preserve">Trả về không tìm thấy (404)</w:t>
              </w:r>
            </w:ins>
          </w:p>
        </w:tc>
        <w:tc>
          <w:tcPr>
            <w:vAlign w:val="center"/>
          </w:tcPr>
          <w:p w:rsidR="00000000" w:rsidDel="00000000" w:rsidP="00000000" w:rsidRDefault="00000000" w:rsidRPr="00000000" w14:paraId="000005E6">
            <w:pPr>
              <w:keepNext w:val="1"/>
              <w:spacing w:after="40" w:before="40" w:line="252.00000000000003" w:lineRule="auto"/>
              <w:jc w:val="both"/>
              <w:rPr>
                <w:ins w:id="9389" w:author="Claude" w:date="2026-10-24T12:00:00Z"/>
              </w:rPr>
            </w:pPr>
            <w:ins w:id="9390" w:author="Claude" w:date="2026-10-24T12:00:00Z">
              <w:r>
                <w:rPr>
                  <w:rtl w:val="0"/>
                </w:rPr>
                <w:t xml:space="preserve">Đạt</w:t>
              </w:r>
            </w:ins>
          </w:p>
        </w:tc>
      </w:tr>
      <w:tr>
        <w:trPr>
          <w:cantSplit w:val="1"/>
          <w:tblHeader w:val="0"/>
          <w:ins w:id="9391" w:author="Claude" w:date="2026-10-24T12:00:00Z"/>
        </w:trPr>
        <w:tc>
          <w:tcPr>
            <w:vAlign w:val="center"/>
          </w:tcPr>
          <w:p w:rsidR="00000000" w:rsidDel="00000000" w:rsidP="00000000" w:rsidRDefault="00000000" w:rsidRPr="00000000" w14:paraId="000005E4">
            <w:pPr>
              <w:keepNext w:val="1"/>
              <w:spacing w:after="40" w:before="40" w:line="252.00000000000003" w:lineRule="auto"/>
              <w:jc w:val="center"/>
              <w:rPr>
                <w:ins w:id="9392" w:author="Claude" w:date="2026-10-24T12:00:00Z"/>
              </w:rPr>
            </w:pPr>
            <w:ins w:id="9393" w:author="Claude" w:date="2026-10-24T12:00:00Z">
              <w:r>
                <w:rPr>
                  <w:rtl w:val="0"/>
                </w:rPr>
                <w:t xml:space="preserve">Nhân viên chi nhánh khác chấm công tại máy của chi nhánh</w:t>
              </w:r>
            </w:ins>
          </w:p>
        </w:tc>
        <w:tc>
          <w:tcPr>
            <w:vAlign w:val="center"/>
          </w:tcPr>
          <w:p w:rsidR="00000000" w:rsidDel="00000000" w:rsidP="00000000" w:rsidRDefault="00000000" w:rsidRPr="00000000" w14:paraId="000005E5">
            <w:pPr>
              <w:keepNext w:val="1"/>
              <w:spacing w:after="40" w:before="40" w:line="252.00000000000003" w:lineRule="auto"/>
              <w:jc w:val="center"/>
              <w:rPr>
                <w:ins w:id="9394" w:author="Claude" w:date="2026-10-24T12:00:00Z"/>
              </w:rPr>
            </w:pPr>
            <w:ins w:id="9395" w:author="Claude" w:date="2026-10-24T12:00:00Z">
              <w:r>
                <w:rPr>
                  <w:rtl w:val="0"/>
                </w:rPr>
                <w:t xml:space="preserve">Không nhận diện, không ghi công</w:t>
              </w:r>
            </w:ins>
          </w:p>
        </w:tc>
        <w:tc>
          <w:tcPr>
            <w:vAlign w:val="center"/>
          </w:tcPr>
          <w:p w:rsidR="00000000" w:rsidDel="00000000" w:rsidP="00000000" w:rsidRDefault="00000000" w:rsidRPr="00000000" w14:paraId="000005E6">
            <w:pPr>
              <w:keepNext w:val="1"/>
              <w:spacing w:after="40" w:before="40" w:line="252.00000000000003" w:lineRule="auto"/>
              <w:jc w:val="both"/>
              <w:rPr>
                <w:ins w:id="9396" w:author="Claude" w:date="2026-10-24T12:00:00Z"/>
              </w:rPr>
            </w:pPr>
            <w:ins w:id="9397" w:author="Claude" w:date="2026-10-24T12:00:00Z">
              <w:r>
                <w:rPr>
                  <w:rtl w:val="0"/>
                </w:rPr>
                <w:t xml:space="preserve">Đạt</w:t>
              </w:r>
            </w:ins>
          </w:p>
        </w:tc>
      </w:tr>
      <w:tr>
        <w:trPr>
          <w:cantSplit w:val="1"/>
          <w:tblHeader w:val="0"/>
          <w:ins w:id="9398" w:author="Claude" w:date="2026-10-24T12:00:00Z"/>
        </w:trPr>
        <w:tc>
          <w:tcPr>
            <w:vAlign w:val="center"/>
          </w:tcPr>
          <w:p w:rsidR="00000000" w:rsidDel="00000000" w:rsidP="00000000" w:rsidRDefault="00000000" w:rsidRPr="00000000" w14:paraId="000005E4">
            <w:pPr>
              <w:keepNext w:val="1"/>
              <w:spacing w:after="40" w:before="40" w:line="252.00000000000003" w:lineRule="auto"/>
              <w:jc w:val="center"/>
              <w:rPr>
                <w:ins w:id="9399" w:author="Claude" w:date="2026-10-24T12:00:00Z"/>
              </w:rPr>
            </w:pPr>
            <w:ins w:id="9400" w:author="Claude" w:date="2026-10-24T12:00:00Z">
              <w:r>
                <w:rPr>
                  <w:rtl w:val="0"/>
                </w:rPr>
                <w:t xml:space="preserve">Chấm vào trễ hơn 5 phút</w:t>
              </w:r>
            </w:ins>
          </w:p>
        </w:tc>
        <w:tc>
          <w:tcPr>
            <w:vAlign w:val="center"/>
          </w:tcPr>
          <w:p w:rsidR="00000000" w:rsidDel="00000000" w:rsidP="00000000" w:rsidRDefault="00000000" w:rsidRPr="00000000" w14:paraId="000005E5">
            <w:pPr>
              <w:keepNext w:val="1"/>
              <w:spacing w:after="40" w:before="40" w:line="252.00000000000003" w:lineRule="auto"/>
              <w:jc w:val="center"/>
              <w:rPr>
                <w:ins w:id="9401" w:author="Claude" w:date="2026-10-24T12:00:00Z"/>
              </w:rPr>
            </w:pPr>
            <w:ins w:id="9402" w:author="Claude" w:date="2026-10-24T12:00:00Z">
              <w:r>
                <w:rPr>
                  <w:rtl w:val="0"/>
                </w:rPr>
                <w:t xml:space="preserve">Yêu cầu nhập lý do rồi mới ghi nhận</w:t>
              </w:r>
            </w:ins>
          </w:p>
        </w:tc>
        <w:tc>
          <w:tcPr>
            <w:vAlign w:val="center"/>
          </w:tcPr>
          <w:p w:rsidR="00000000" w:rsidDel="00000000" w:rsidP="00000000" w:rsidRDefault="00000000" w:rsidRPr="00000000" w14:paraId="000005E6">
            <w:pPr>
              <w:keepNext w:val="1"/>
              <w:spacing w:after="40" w:before="40" w:line="252.00000000000003" w:lineRule="auto"/>
              <w:jc w:val="both"/>
              <w:rPr>
                <w:ins w:id="9403" w:author="Claude" w:date="2026-10-24T12:00:00Z"/>
              </w:rPr>
            </w:pPr>
            <w:ins w:id="9404" w:author="Claude" w:date="2026-10-24T12:00:00Z">
              <w:r>
                <w:rPr>
                  <w:rtl w:val="0"/>
                </w:rPr>
                <w:t xml:space="preserve">Đạt</w:t>
              </w:r>
            </w:ins>
          </w:p>
        </w:tc>
      </w:tr>
      <w:tr>
        <w:trPr>
          <w:cantSplit w:val="1"/>
          <w:tblHeader w:val="0"/>
          <w:ins w:id="9405" w:author="Claude" w:date="2026-10-24T12:00:00Z"/>
        </w:trPr>
        <w:tc>
          <w:tcPr>
            <w:vAlign w:val="center"/>
          </w:tcPr>
          <w:p w:rsidR="00000000" w:rsidDel="00000000" w:rsidP="00000000" w:rsidRDefault="00000000" w:rsidRPr="00000000" w14:paraId="000005E4">
            <w:pPr>
              <w:keepNext w:val="1"/>
              <w:spacing w:after="40" w:before="40" w:line="252.00000000000003" w:lineRule="auto"/>
              <w:jc w:val="center"/>
              <w:rPr>
                <w:ins w:id="9406" w:author="Claude" w:date="2026-10-24T12:00:00Z"/>
              </w:rPr>
            </w:pPr>
            <w:ins w:id="9407" w:author="Claude" w:date="2026-10-24T12:00:00Z">
              <w:r>
                <w:rPr>
                  <w:rtl w:val="0"/>
                </w:rPr>
                <w:t xml:space="preserve">Chấm ra sau nửa đêm với ca qua đêm</w:t>
              </w:r>
            </w:ins>
          </w:p>
        </w:tc>
        <w:tc>
          <w:tcPr>
            <w:vAlign w:val="center"/>
          </w:tcPr>
          <w:p w:rsidR="00000000" w:rsidDel="00000000" w:rsidP="00000000" w:rsidRDefault="00000000" w:rsidRPr="00000000" w14:paraId="000005E5">
            <w:pPr>
              <w:keepNext w:val="1"/>
              <w:spacing w:after="40" w:before="40" w:line="252.00000000000003" w:lineRule="auto"/>
              <w:jc w:val="center"/>
              <w:rPr>
                <w:ins w:id="9408" w:author="Claude" w:date="2026-10-24T12:00:00Z"/>
              </w:rPr>
            </w:pPr>
            <w:ins w:id="9409" w:author="Claude" w:date="2026-10-24T12:00:00Z">
              <w:r>
                <w:rPr>
                  <w:rtl w:val="0"/>
                </w:rPr>
                <w:t xml:space="preserve">Không bị tính là ra sớm, giờ làm tính đúng</w:t>
              </w:r>
            </w:ins>
          </w:p>
        </w:tc>
        <w:tc>
          <w:tcPr>
            <w:vAlign w:val="center"/>
          </w:tcPr>
          <w:p w:rsidR="00000000" w:rsidDel="00000000" w:rsidP="00000000" w:rsidRDefault="00000000" w:rsidRPr="00000000" w14:paraId="000005E6">
            <w:pPr>
              <w:keepNext w:val="1"/>
              <w:spacing w:after="40" w:before="40" w:line="252.00000000000003" w:lineRule="auto"/>
              <w:jc w:val="both"/>
              <w:rPr>
                <w:ins w:id="9410" w:author="Claude" w:date="2026-10-24T12:00:00Z"/>
              </w:rPr>
            </w:pPr>
            <w:ins w:id="9411" w:author="Claude" w:date="2026-10-24T12:00:00Z">
              <w:r>
                <w:rPr>
                  <w:rtl w:val="0"/>
                </w:rPr>
                <w:t xml:space="preserve">Đạt</w:t>
              </w:r>
            </w:ins>
          </w:p>
        </w:tc>
      </w:tr>
      <w:tr>
        <w:trPr>
          <w:cantSplit w:val="1"/>
          <w:tblHeader w:val="0"/>
          <w:ins w:id="9412" w:author="Claude" w:date="2026-10-24T12:00:00Z"/>
        </w:trPr>
        <w:tc>
          <w:tcPr>
            <w:vAlign w:val="center"/>
          </w:tcPr>
          <w:p w:rsidR="00000000" w:rsidDel="00000000" w:rsidP="00000000" w:rsidRDefault="00000000" w:rsidRPr="00000000" w14:paraId="000005E4">
            <w:pPr>
              <w:keepNext w:val="1"/>
              <w:spacing w:after="40" w:before="40" w:line="252.00000000000003" w:lineRule="auto"/>
              <w:jc w:val="center"/>
              <w:rPr>
                <w:ins w:id="9413" w:author="Claude" w:date="2026-10-24T12:00:00Z"/>
              </w:rPr>
            </w:pPr>
            <w:ins w:id="9414" w:author="Claude" w:date="2026-10-24T12:00:00Z">
              <w:r>
                <w:rPr>
                  <w:rtl w:val="0"/>
                </w:rPr>
                <w:t xml:space="preserve">Tính lương nhân sự trong 7 ngày thử việc</w:t>
              </w:r>
            </w:ins>
          </w:p>
        </w:tc>
        <w:tc>
          <w:tcPr>
            <w:vAlign w:val="center"/>
          </w:tcPr>
          <w:p w:rsidR="00000000" w:rsidDel="00000000" w:rsidP="00000000" w:rsidRDefault="00000000" w:rsidRPr="00000000" w14:paraId="000005E5">
            <w:pPr>
              <w:keepNext w:val="1"/>
              <w:spacing w:after="40" w:before="40" w:line="252.00000000000003" w:lineRule="auto"/>
              <w:jc w:val="center"/>
              <w:rPr>
                <w:ins w:id="9415" w:author="Claude" w:date="2026-10-24T12:00:00Z"/>
              </w:rPr>
            </w:pPr>
            <w:ins w:id="9416" w:author="Claude" w:date="2026-10-24T12:00:00Z">
              <w:r>
                <w:rPr>
                  <w:rtl w:val="0"/>
                </w:rPr>
                <w:t xml:space="preserve">Áp dụng đơn giá thử việc cho các ngày đó</w:t>
              </w:r>
            </w:ins>
          </w:p>
        </w:tc>
        <w:tc>
          <w:tcPr>
            <w:vAlign w:val="center"/>
          </w:tcPr>
          <w:p w:rsidR="00000000" w:rsidDel="00000000" w:rsidP="00000000" w:rsidRDefault="00000000" w:rsidRPr="00000000" w14:paraId="000005E6">
            <w:pPr>
              <w:keepNext w:val="1"/>
              <w:spacing w:after="40" w:before="40" w:line="252.00000000000003" w:lineRule="auto"/>
              <w:jc w:val="both"/>
              <w:rPr>
                <w:ins w:id="9417" w:author="Claude" w:date="2026-10-24T12:00:00Z"/>
              </w:rPr>
            </w:pPr>
            <w:ins w:id="9418" w:author="Claude" w:date="2026-10-24T12:00:00Z">
              <w:r>
                <w:rPr>
                  <w:rtl w:val="0"/>
                </w:rPr>
                <w:t xml:space="preserve">Đạt</w:t>
              </w:r>
            </w:ins>
          </w:p>
        </w:tc>
      </w:tr>
      <w:tr>
        <w:trPr>
          <w:cantSplit w:val="1"/>
          <w:tblHeader w:val="0"/>
          <w:ins w:id="9419" w:author="Claude" w:date="2026-10-24T12:00:00Z"/>
        </w:trPr>
        <w:tc>
          <w:tcPr>
            <w:vAlign w:val="center"/>
          </w:tcPr>
          <w:p w:rsidR="00000000" w:rsidDel="00000000" w:rsidP="00000000" w:rsidRDefault="00000000" w:rsidRPr="00000000" w14:paraId="000005E4">
            <w:pPr>
              <w:keepNext w:val="1"/>
              <w:spacing w:after="40" w:before="40" w:line="252.00000000000003" w:lineRule="auto"/>
              <w:jc w:val="center"/>
              <w:rPr>
                <w:ins w:id="9420" w:author="Claude" w:date="2026-10-24T12:00:00Z"/>
              </w:rPr>
            </w:pPr>
            <w:ins w:id="9421" w:author="Claude" w:date="2026-10-24T12:00:00Z">
              <w:r>
                <w:rPr>
                  <w:rtl w:val="0"/>
                </w:rPr>
                <w:t xml:space="preserve">Xếp lịch cho người hoặc ca của chi nhánh khác</w:t>
              </w:r>
            </w:ins>
          </w:p>
        </w:tc>
        <w:tc>
          <w:tcPr>
            <w:vAlign w:val="center"/>
          </w:tcPr>
          <w:p w:rsidR="00000000" w:rsidDel="00000000" w:rsidP="00000000" w:rsidRDefault="00000000" w:rsidRPr="00000000" w14:paraId="000005E5">
            <w:pPr>
              <w:keepNext w:val="1"/>
              <w:spacing w:after="40" w:before="40" w:line="252.00000000000003" w:lineRule="auto"/>
              <w:jc w:val="center"/>
              <w:rPr>
                <w:ins w:id="9422" w:author="Claude" w:date="2026-10-24T12:00:00Z"/>
              </w:rPr>
            </w:pPr>
            <w:ins w:id="9423" w:author="Claude" w:date="2026-10-24T12:00:00Z">
              <w:r>
                <w:rPr>
                  <w:rtl w:val="0"/>
                </w:rPr>
                <w:t xml:space="preserve">Bỏ qua, không lưu</w:t>
              </w:r>
            </w:ins>
          </w:p>
        </w:tc>
        <w:tc>
          <w:tcPr>
            <w:vAlign w:val="center"/>
          </w:tcPr>
          <w:p w:rsidR="00000000" w:rsidDel="00000000" w:rsidP="00000000" w:rsidRDefault="00000000" w:rsidRPr="00000000" w14:paraId="000005E6">
            <w:pPr>
              <w:keepNext w:val="1"/>
              <w:spacing w:after="40" w:before="40" w:line="252.00000000000003" w:lineRule="auto"/>
              <w:jc w:val="both"/>
              <w:rPr>
                <w:ins w:id="9424" w:author="Claude" w:date="2026-10-24T12:00:00Z"/>
              </w:rPr>
            </w:pPr>
            <w:ins w:id="9425" w:author="Claude" w:date="2026-10-24T12:00:00Z">
              <w:r>
                <w:rPr>
                  <w:rtl w:val="0"/>
                </w:rPr>
                <w:t xml:space="preserve">Đạt</w:t>
              </w:r>
            </w:ins>
          </w:p>
        </w:tc>
      </w:tr>
    </w:tbl>
    <w:p>
      <w:pPr>
        <w:ind w:firstLine="425"/>
        <w:jc w:val="both"/>
        <w:rPr>
          <w:ins w:id="9427" w:author="Claude" w:date="2026-10-24T12:00:00Z"/>
        </w:rPr>
      </w:pPr>
      <w:ins w:id="9426" w:author="Claude" w:date="2026-10-24T12:00:00Z">
        <w:r>
          <w:rPr>
            <w:rtl w:val="0"/>
          </w:rPr>
          <w:t xml:space="preserve">Các kết quả trên được kiểm tra trên môi trường cục bộ; nhóm chưa đo hiệu năng khi nhiều người dùng truy cập đồng thời.</w:t>
        </w:r>
      </w:ins>
    </w:p>
    <w:p w:rsidR="00000000" w:rsidDel="00000000" w:rsidP="00000000" w:rsidRDefault="00000000" w:rsidRPr="00000000" w14:paraId="0000065F">
      <w:pPr>
        <w:pStyle w:val="Heading3"/>
        <w:keepLines w:val="0"/>
        <w:spacing w:before="0" w:lineRule="auto"/>
        <w:jc w:val="both"/>
        <w:rPr/>
      </w:pPr>
      <w:del w:id="9341" w:author="Claude" w:date="2026-10-24T12:00:00Z">
        <w:r>
          <w:rPr>
            <w:rFonts w:ascii="Times New Roman" w:cs="Times New Roman" w:eastAsia="Times New Roman" w:hAnsi="Times New Roman"/>
            <w:rtl w:val="0"/>
          </w:rPr>
          <w:delText xml:space="preserve">3.1.2.</w:delText>
        </w:r>
      </w:del>
      <w:ins w:id="9342" w:author="Claude" w:date="2026-10-24T12:00:00Z">
        <w:r>
          <w:rPr>
            <w:rFonts w:ascii="Times New Roman" w:cs="Times New Roman" w:eastAsia="Times New Roman" w:hAnsi="Times New Roman"/>
            <w:rtl w:val="0"/>
          </w:rPr>
          <w:t xml:space="preserve">3.1.3.</w:t>
        </w:r>
      </w:ins>
      <w:r>
        <w:rPr>
          <w:rFonts w:ascii="Times New Roman" w:cs="Times New Roman" w:eastAsia="Times New Roman" w:hAnsi="Times New Roman"/>
          <w:rtl w:val="0"/>
        </w:rPr>
        <w:t xml:space="preserve"> Kết luận chung</w:t>
      </w:r>
      <w:r>
        <w:rPr>
          <w:rtl w:val="0"/>
        </w:rPr>
      </w:r>
    </w:p>
    <w:p w:rsidR="00000000" w:rsidDel="00000000" w:rsidP="00000000" w:rsidRDefault="00000000" w:rsidRPr="00000000" w14:paraId="00000660">
      <w:pPr>
        <w:ind w:firstLine="425"/>
        <w:jc w:val="both"/>
        <w:rPr/>
      </w:pPr>
      <w:r>
        <w:rPr>
          <w:rtl w:val="0"/>
        </w:rPr>
        <w:t xml:space="preserve">Đề tài đã hình thành một ứng dụng web có sự liên kết giữa hoạt động bán hàng trực tuyến và quản lý nội bộ theo chi nhánh. Khách hàng thực hiện các thao tác đặt món và theo dõi đơn trên cùng một tài khoản; quản lý chi nhánh sử dụng dữ liệu đơn hàng, giờ công và bảng lương để theo dõi hoạt động; quản trị viên quản lý dữ liệu chung của toàn hệ thống. Kết quả này đáp ứng mục tiêu xây dựng sản phẩm trong phạm vi đồ án và tạo cơ sở để tiếp tục hoàn thiện trước khi áp dụng tại cửa hàng.</w:t>
      </w:r>
    </w:p>
    <w:p w:rsidR="00000000" w:rsidDel="00000000" w:rsidP="00000000" w:rsidRDefault="00000000" w:rsidRPr="00000000" w14:paraId="00000661">
      <w:pPr>
        <w:ind w:firstLine="425"/>
        <w:jc w:val="both"/>
        <w:rPr/>
      </w:pPr>
      <w:r>
        <w:rPr>
          <w:rtl w:val="0"/>
        </w:rPr>
        <w:t xml:space="preserve">Quá trình thực hiện giúp các thành viên củng cố kiến thức về phân tích yêu cầu, mô hình hóa nghiệp vụ, thiết kế cơ sở dữ liệu, lập trình web và quản lý phiên bản mã nguồn. Việc tích hợp đặt hàng, voucher, chấm công và tính lương cũng cho thấy sự cần thiết của việc thống nhất quy tắc xử lý giữa các phân hệ. Những thay đổi về chức năng cần được cập nhật đồng thời trong chương trình, sơ đồ dữ liệu và báo cáo để bảo đảm tính nhất quán của sản phẩm.</w:t>
      </w:r>
    </w:p>
    <w:p w:rsidR="00000000" w:rsidDel="00000000" w:rsidP="00000000" w:rsidRDefault="00000000" w:rsidRPr="00000000" w14:paraId="00000662">
      <w:pPr>
        <w:ind w:firstLine="425"/>
        <w:jc w:val="both"/>
        <w:rPr/>
      </w:pPr>
      <w:r>
        <w:rPr>
          <w:rtl w:val="0"/>
        </w:rPr>
        <w:t xml:space="preserve">Bên cạnh kết quả đạt được, hệ thống còn một số giới hạn về phạm vi và điều kiện triển khai. Sản phẩm mới vận hành trên máy chủ cục bộ, chưa được đánh giá trong điều kiện cửa hàng hoạt động thực tế với nhiều người dùng truy cập đồng thời. Thanh toán điện tử chưa kết nối giao dịch thực; phí giao hàng còn áp dụng mức cố định; hệ thống chưa điều phối người giao hàng và chưa quản lý nguyên liệu đầu vào. Nhận diện khuôn mặt cần tiếp tục được đánh giá với các điều kiện ánh sáng, camera và mẫu đăng ký khác nhau. Đối với trợ lý AI, chất lượng phản hồi cần được theo dõi vì thông tin thực đơn cung cấp cho mô hình không loại trừ hoàn toàn khả năng trả lời sai.</w:t>
      </w:r>
    </w:p>
    <w:bookmarkStart w:colFirst="0" w:colLast="0" w:name="r2vn6buva5zy" w:id="114"/>
    <w:bookmarkEnd w:id="114"/>
    <w:p w:rsidR="00000000" w:rsidDel="00000000" w:rsidP="00000000" w:rsidRDefault="00000000" w:rsidRPr="00000000" w14:paraId="00000663">
      <w:pPr>
        <w:pStyle w:val="Heading2"/>
        <w:keepLines w:val="0"/>
        <w:spacing w:before="0" w:lineRule="auto"/>
        <w:jc w:val="both"/>
        <w:rPr/>
      </w:pPr>
      <w:r>
        <w:rPr>
          <w:rFonts w:ascii="Times New Roman" w:cs="Times New Roman" w:eastAsia="Times New Roman" w:hAnsi="Times New Roman"/>
          <w:rtl w:val="0"/>
        </w:rPr>
        <w:t xml:space="preserve">3.2. PHƯƠNG HƯỚNG PHÁT TRIỂN</w:t>
      </w:r>
      <w:r>
        <w:rPr>
          <w:rtl w:val="0"/>
        </w:rPr>
      </w:r>
    </w:p>
    <w:p w:rsidR="00000000" w:rsidDel="00000000" w:rsidP="00000000" w:rsidRDefault="00000000" w:rsidRPr="00000000" w14:paraId="00000664">
      <w:pPr>
        <w:ind w:firstLine="425"/>
        <w:jc w:val="both"/>
        <w:rPr/>
      </w:pPr>
      <w:r>
        <w:rPr>
          <w:b w:val="1"/>
          <w:bCs w:val="1"/>
          <w:rtl w:val="0"/>
        </w:rPr>
        <w:tab/>
      </w:r>
      <w:r>
        <w:rPr>
          <w:rtl w:val="0"/>
        </w:rPr>
        <w:t xml:space="preserve">Trên cơ sở kết quả và những giới hạn đã xác định, việc phát triển ZomZop trong giai đoạn tiếp theo cần ưu tiên khả năng vận hành thực tế và tính chính xác của dữ liệu. Các chức năng mở rộng chỉ nên triển khai sau khi quy trình đặt hàng, phân quyền, chấm công và tính lương được kiểm tra đầy đủ.</w:t>
      </w:r>
    </w:p>
    <w:p w:rsidR="00000000" w:rsidDel="00000000" w:rsidP="00000000" w:rsidRDefault="00000000" w:rsidRPr="00000000" w14:paraId="00000665">
      <w:pPr>
        <w:ind w:firstLine="425"/>
        <w:jc w:val="both"/>
        <w:rPr/>
      </w:pPr>
      <w:r>
        <w:rPr>
          <w:rtl w:val="0"/>
        </w:rPr>
        <w:t xml:space="preserve">Trước hết, nhóm định hướng triển khai hệ thống lên máy chủ có tên miền và kết nối HTTPS để tổ chức vận hành thử tại một chi nhánh. Giai đoạn này cần bổ sung các kịch bản kiểm thử có đầu vào, kết quả mong đợi và kết quả thực tế; kiểm tra quyền truy cập giữa các chi nhánh, xử lý nhiều đơn cùng thời điểm, cập nhật tồn món và giới hạn sử dụng voucher. Đồng thời, cần thiết lập sao lưu, phục hồi dữ liệu, ghi nhận lỗi và theo dõi hiệu năng để có căn cứ đánh giá trước khi mở rộng số lượng người dùng.</w:t>
      </w:r>
    </w:p>
    <w:p w:rsidR="00000000" w:rsidDel="00000000" w:rsidP="00000000" w:rsidRDefault="00000000" w:rsidRPr="00000000" w14:paraId="00000666">
      <w:pPr>
        <w:ind w:firstLine="425"/>
        <w:jc w:val="both"/>
        <w:rPr/>
      </w:pPr>
      <w:r>
        <w:rPr>
          <w:rtl w:val="0"/>
        </w:rPr>
        <w:t xml:space="preserve">Đối với thanh toán, hướng phát triển là tích hợp MoMo và VNPay để xử lý giao dịch trực tuyến, tiếp nhận kết quả từ nhà cung cấp và cập nhật trạng thái thanh toán. Quy trình cần xử lý được các trường hợp thanh toán thất bại, người dùng thoát giữa chừng hoặc kết quả được gửi lại nhiều lần. Việc đối soát và hoàn tiền khi hủy đơn phải gắn với trạng thái giao dịch thực tế, tránh ghi nhận trùng hoặc sai số tiền.</w:t>
      </w:r>
    </w:p>
    <w:p w:rsidR="00000000" w:rsidDel="00000000" w:rsidP="00000000" w:rsidRDefault="00000000" w:rsidRPr="00000000" w14:paraId="00000667">
      <w:pPr>
        <w:ind w:firstLine="425"/>
        <w:jc w:val="both"/>
        <w:rPr/>
      </w:pPr>
      <w:r>
        <w:rPr>
          <w:rtl w:val="0"/>
        </w:rPr>
        <w:t xml:space="preserve">Đối với vận hành cửa hàng, nhóm dự kiến </w:t>
      </w:r>
      <w:del w:id="9026" w:author="Claude" w:date="2026-10-24T12:00:00Z">
        <w:r>
          <w:rPr>
            <w:rtl w:val="0"/>
          </w:rPr>
          <w:delText xml:space="preserve">bổ sung màn hình theo dõi đơn dành cho bộ phận bếp, thông báo khi có đơn mới</w:delText>
        </w:r>
      </w:del>
      <w:ins w:id="9027" w:author="Claude" w:date="2026-10-24T12:00:00Z">
        <w:r>
          <w:rPr>
            <w:rtl w:val="0"/>
          </w:rPr>
          <w:t xml:space="preserve">bổ sung thông báo tức thời khi có đơn mới cho màn hình bếp hiện có, cho phép bếp tự cập nhật trạng thái đang nấu và sẵn sàng</w:t>
        </w:r>
      </w:ins>
      <w:r>
        <w:rPr>
          <w:rtl w:val="0"/>
        </w:rPr>
        <w:t xml:space="preserve"> và cơ chế phối hợp giữa khâu chế biến với giao nhận. Chức năng giao hàng có thể được mở rộng bằng bản đồ, tính phí theo khoảng cách và phân công người giao hàng. Về quản lý hàng hóa, cần phát triển dữ liệu nguyên liệu, định mức sử dụng theo món và nghiệp vụ nhập, xuất kho để theo dõi lượng tồn sát hơn với hoạt động chế biến.</w:t>
      </w:r>
    </w:p>
    <w:p w:rsidR="00000000" w:rsidDel="00000000" w:rsidP="00000000" w:rsidRDefault="00000000" w:rsidRPr="00000000" w14:paraId="00000668">
      <w:pPr>
        <w:ind w:firstLine="425"/>
        <w:jc w:val="both"/>
        <w:rPr/>
      </w:pPr>
      <w:r>
        <w:rPr>
          <w:rtl w:val="0"/>
        </w:rPr>
        <w:t xml:space="preserve">Đối với chấm công và quản lý nhân sự, cần tăng cường khả năng phát hiện hành vi sử dụng ảnh hoặc video để giả mạo, đồng thời đánh giá độ chính xác trên các thiết bị khác nhau. Việc thu thập, lưu trữ và xóa dữ liệu khuôn mặt cần có quy trình rõ ràng, giới hạn người được truy cập và ghi nhận lịch sử thay đổi. Các quy tắc tính giờ công, làm thêm giờ, nghỉ phép và điều chỉnh lương cũng cần được mở rộng phù hợp với quy chế của đơn vị sử dụng.</w:t>
      </w:r>
    </w:p>
    <w:p w:rsidR="00000000" w:rsidDel="00000000" w:rsidP="00000000" w:rsidRDefault="00000000" w:rsidRPr="00000000" w14:paraId="00000669">
      <w:pPr>
        <w:ind w:firstLine="425"/>
        <w:jc w:val="both"/>
        <w:rPr/>
      </w:pPr>
      <w:r>
        <w:rPr>
          <w:rtl w:val="0"/>
        </w:rPr>
        <w:t xml:space="preserve">Đối với trợ lý AI, nhóm định hướng hoàn thiện bộ câu hỏi thường gặp, kiểm soát phạm vi tư vấn và cập nhật thông tin món ăn khi thực đơn thay đổi. Hệ thống cần có phương án xử lý khi dịch vụ AI không phản hồi và cho phép chuyển yêu cầu sang nhân viên hỗ trợ. Khi tích lũy đủ dữ liệu bán hàng, có thể nghiên cứu dự báo nhu cầu theo món, theo khung giờ và đề xuất món phù hợp với lịch sử mua hàng; các kết quả này phải được đánh giá trước khi sử dụng để hỗ trợ quyết định kinh doanh.</w:t>
      </w:r>
    </w:p>
    <w:p w:rsidR="00000000" w:rsidDel="00000000" w:rsidP="00000000" w:rsidRDefault="00000000" w:rsidRPr="00000000" w14:paraId="0000066A">
      <w:pPr>
        <w:ind w:firstLine="425"/>
        <w:jc w:val="both"/>
        <w:rPr/>
      </w:pPr>
      <w:r>
        <w:rPr>
          <w:rtl w:val="0"/>
        </w:rPr>
        <w:t xml:space="preserve">Cuối cùng, nhóm tiếp tục cải thiện giao diện trên điện thoại, khả năng truy cập và các thông báo hướng dẫn thao tác. Việc phát triển ứng dụng di động riêng sẽ được xem xét sau khi phiên bản web vận hành ổn định và có nhu cầu sử dụng rõ ràng. Thứ tự triển khai các nội dung trên có thể điều chỉnh theo kết quả vận hành thử, nguồn lực của nhóm và phản hồi từ người sử dụng.</w:t>
      </w:r>
    </w:p>
    <w:bookmarkStart w:colFirst="0" w:colLast="0" w:name="8ny0njthmic2" w:id="115"/>
    <w:bookmarkEnd w:id="115"/>
    <w:p w:rsidR="00000000" w:rsidDel="00000000" w:rsidP="00000000" w:rsidRDefault="00000000" w:rsidRPr="00000000" w14:paraId="0000066B">
      <w:pPr>
        <w:pStyle w:val="Heading1"/>
        <w:keepLines w:val="0"/>
        <w:pageBreakBefore w:val="1"/>
        <w:spacing w:before="0" w:lineRule="auto"/>
        <w:rPr/>
      </w:pPr>
      <w:r>
        <w:rPr>
          <w:rtl w:val="0"/>
        </w:rPr>
        <w:t xml:space="preserve">TÀI LIỆU THAM KHẢO</w:t>
      </w:r>
    </w:p>
    <w:p w:rsidR="00000000" w:rsidDel="00000000" w:rsidP="00000000" w:rsidRDefault="00000000" w:rsidRPr="00000000" w14:paraId="0000066C">
      <w:pPr>
        <w:keepLines w:val="1"/>
        <w:ind w:left="454" w:hanging="454"/>
        <w:rPr/>
      </w:pPr>
      <w:r>
        <w:rPr>
          <w:rtl w:val="0"/>
        </w:rPr>
        <w:t xml:space="preserve">[1] Trần Huy Long, Trần Thị Diễm Trang, Phát triển ứng dụng Web - Đại học Tiền Giang (2014 - 2015). </w:t>
      </w:r>
    </w:p>
    <w:p w:rsidR="00000000" w:rsidDel="00000000" w:rsidP="00000000" w:rsidRDefault="00000000" w:rsidRPr="00000000" w14:paraId="0000066D">
      <w:pPr>
        <w:keepLines w:val="1"/>
        <w:ind w:left="454" w:hanging="454"/>
        <w:rPr/>
      </w:pPr>
      <w:r>
        <w:rPr>
          <w:rtl w:val="0"/>
        </w:rPr>
        <w:t xml:space="preserve">[2] Đặng Quốc Bảo và các đồng tác giả, Giáo trình Cơ sở dữ liệu (2020).</w:t>
      </w:r>
    </w:p>
    <w:p w:rsidR="00000000" w:rsidDel="00000000" w:rsidP="00000000" w:rsidRDefault="00000000" w:rsidRPr="00000000" w14:paraId="0000066E">
      <w:pPr>
        <w:keepLines w:val="1"/>
        <w:ind w:left="454" w:hanging="454"/>
        <w:rPr/>
      </w:pPr>
      <w:r>
        <w:rPr>
          <w:rtl w:val="0"/>
        </w:rPr>
        <w:t xml:space="preserve">[3] Trần Thị Minh Châu, Công nghệ phần mềm - tài liệu học phần, Đại học Công nghệ, ĐHQGHN (2015). </w:t>
      </w:r>
    </w:p>
    <w:p w:rsidR="00000000" w:rsidDel="00000000" w:rsidP="00000000" w:rsidRDefault="00000000" w:rsidRPr="00000000" w14:paraId="0000066F">
      <w:pPr>
        <w:keepLines w:val="1"/>
        <w:ind w:left="454" w:hanging="454"/>
        <w:rPr/>
      </w:pPr>
      <w:commentRangeStart w:id="4"/>
      <w:r>
        <w:rPr>
          <w:rtl w:val="0"/>
        </w:rPr>
        <w:t xml:space="preserve">[4] Lê Thị Ngọc Diệp, Bài giảng Phân tích và thiết kế hệ thống thương mại điện tử, </w:t>
      </w:r>
      <w:commentRangeEnd w:id="4"/>
      <w:r>
        <w:commentReference w:id="4"/>
      </w:r>
    </w:p>
    <w:p w:rsidR="00000000" w:rsidDel="00000000" w:rsidP="00000000" w:rsidRDefault="00000000" w:rsidRPr="00000000" w14:paraId="00000670">
      <w:pPr>
        <w:keepLines w:val="1"/>
        <w:ind w:left="454" w:hanging="454"/>
        <w:rPr/>
      </w:pPr>
      <w:r>
        <w:rPr>
          <w:rtl w:val="0"/>
        </w:rPr>
        <w:t xml:space="preserve">[5] Trần Thị Thập, Bài giảng Xây dựng Website Thương mại điện tử (2022).</w:t>
      </w:r>
    </w:p>
    <w:p w:rsidR="00000000" w:rsidDel="00000000" w:rsidP="00000000" w:rsidRDefault="00000000" w:rsidRPr="00000000" w14:paraId="00000671">
      <w:pPr>
        <w:keepLines w:val="1"/>
        <w:ind w:left="454" w:hanging="454"/>
        <w:rPr/>
      </w:pPr>
      <w:r>
        <w:rPr>
          <w:rtl w:val="0"/>
        </w:rPr>
        <w:t xml:space="preserve">[6] Trần Quốc Trung, Nguyễn Thị Kim Ngân, Bài giảng học phần Thiết kế giao diện người dùng (2022).</w:t>
      </w:r>
    </w:p>
    <w:p w:rsidR="00000000" w:rsidDel="00000000" w:rsidP="00000000" w:rsidRDefault="00000000" w:rsidRPr="00000000" w14:paraId="00000672">
      <w:pPr>
        <w:keepLines w:val="1"/>
        <w:ind w:left="454" w:hanging="454"/>
        <w:rPr/>
      </w:pPr>
      <w:r>
        <w:rPr>
          <w:rtl w:val="0"/>
        </w:rPr>
        <w:t xml:space="preserve">[7] The PHP Group, </w:t>
      </w:r>
      <w:r>
        <w:rPr>
          <w:i w:val="1"/>
          <w:iCs w:val="1"/>
          <w:rtl w:val="0"/>
        </w:rPr>
        <w:t xml:space="preserve">PHP Manual</w:t>
      </w:r>
      <w:r>
        <w:rPr>
          <w:rtl w:val="0"/>
        </w:rPr>
        <w:t xml:space="preserve">, https://www.php.net/manual/en/ (truy cập ngày 16/10/2026).</w:t>
      </w:r>
    </w:p>
    <w:p w:rsidR="00000000" w:rsidDel="00000000" w:rsidP="00000000" w:rsidRDefault="00000000" w:rsidRPr="00000000" w14:paraId="00000673">
      <w:pPr>
        <w:keepLines w:val="1"/>
        <w:ind w:left="454" w:hanging="454"/>
        <w:rPr/>
      </w:pPr>
      <w:r>
        <w:rPr>
          <w:rtl w:val="0"/>
        </w:rPr>
        <w:t xml:space="preserve">[8] Laravel, </w:t>
      </w:r>
      <w:r>
        <w:rPr>
          <w:i w:val="1"/>
          <w:iCs w:val="1"/>
          <w:rtl w:val="0"/>
        </w:rPr>
        <w:t xml:space="preserve">Laravel Documentation</w:t>
      </w:r>
      <w:r>
        <w:rPr>
          <w:rtl w:val="0"/>
        </w:rPr>
        <w:t xml:space="preserve">, https://laravel.com/docs (truy cập ngày 16/10/2026).</w:t>
      </w:r>
    </w:p>
    <w:p w:rsidR="00000000" w:rsidDel="00000000" w:rsidP="00000000" w:rsidRDefault="00000000" w:rsidRPr="00000000" w14:paraId="00000674">
      <w:pPr>
        <w:keepLines w:val="1"/>
        <w:ind w:left="454" w:hanging="454"/>
        <w:rPr/>
      </w:pPr>
      <w:r>
        <w:rPr>
          <w:rtl w:val="0"/>
        </w:rPr>
        <w:t xml:space="preserve">[9] Oracle, </w:t>
      </w:r>
      <w:r>
        <w:rPr>
          <w:i w:val="1"/>
          <w:iCs w:val="1"/>
          <w:rtl w:val="0"/>
        </w:rPr>
        <w:t xml:space="preserve">MySQL Documentation</w:t>
      </w:r>
      <w:r>
        <w:rPr>
          <w:rtl w:val="0"/>
        </w:rPr>
        <w:t xml:space="preserve">, https://dev.mysql.com/doc/ (truy cập ngày 16/10/2026).</w:t>
      </w:r>
    </w:p>
    <w:p w:rsidR="00000000" w:rsidDel="00000000" w:rsidP="00000000" w:rsidRDefault="00000000" w:rsidRPr="00000000" w14:paraId="00000675">
      <w:pPr>
        <w:keepLines w:val="1"/>
        <w:ind w:left="454" w:hanging="454"/>
        <w:rPr/>
      </w:pPr>
      <w:r>
        <w:rPr>
          <w:rtl w:val="0"/>
        </w:rPr>
        <w:t xml:space="preserve">[10] Tailwind Labs, </w:t>
      </w:r>
      <w:r>
        <w:rPr>
          <w:i w:val="1"/>
          <w:iCs w:val="1"/>
          <w:rtl w:val="0"/>
        </w:rPr>
        <w:t xml:space="preserve">Tailwind CSS Documentation</w:t>
      </w:r>
      <w:r>
        <w:rPr>
          <w:rtl w:val="0"/>
        </w:rPr>
        <w:t xml:space="preserve">, https://tailwindcss.com/docs (truy cập ngày 16/10/2026).</w:t>
      </w:r>
    </w:p>
    <w:p>
      <w:pPr>
        <w:keepLines w:val="1"/>
        <w:ind w:left="454" w:hanging="454"/>
        <w:rPr>
          <w:ins w:id="9445" w:author="Claude" w:date="2026-10-24T12:00:00Z"/>
        </w:rPr>
      </w:pPr>
      <w:ins w:id="9444" w:author="Claude" w:date="2026-10-24T12:00:00Z">
        <w:r>
          <w:rPr>
            <w:rtl w:val="0"/>
          </w:rPr>
          <w:t xml:space="preserve">[11] Vladimir Mandic, </w:t>
        </w:r>
        <w:r>
          <w:rPr>
            <w:i w:val="1"/>
            <w:iCs w:val="1"/>
            <w:rtl w:val="0"/>
          </w:rPr>
          <w:t xml:space="preserve">@vladmandic/face-api</w:t>
        </w:r>
        <w:r>
          <w:rPr>
            <w:rtl w:val="0"/>
          </w:rPr>
          <w:t xml:space="preserve">, https://github.com/vladmandic/face-api (truy cập ngày 24/10/2026).</w:t>
        </w:r>
      </w:ins>
    </w:p>
    <w:p>
      <w:pPr>
        <w:keepLines w:val="1"/>
        <w:ind w:left="454" w:hanging="454"/>
        <w:rPr>
          <w:ins w:id="9447" w:author="Claude" w:date="2026-10-24T12:00:00Z"/>
        </w:rPr>
      </w:pPr>
      <w:ins w:id="9446" w:author="Claude" w:date="2026-10-24T12:00:00Z">
        <w:r>
          <w:rPr>
            <w:rtl w:val="0"/>
          </w:rPr>
          <w:t xml:space="preserve">[12] Google, </w:t>
        </w:r>
        <w:r>
          <w:rPr>
            <w:i w:val="1"/>
            <w:iCs w:val="1"/>
            <w:rtl w:val="0"/>
          </w:rPr>
          <w:t xml:space="preserve">Gemini API Documentation</w:t>
        </w:r>
        <w:r>
          <w:rPr>
            <w:rtl w:val="0"/>
          </w:rPr>
          <w:t xml:space="preserve">, https://ai.google.dev/gemini-api/docs (truy cập ngày 24/10/2026).</w:t>
        </w:r>
      </w:ins>
    </w:p>
    <w:p>
      <w:pPr>
        <w:keepLines w:val="1"/>
        <w:ind w:left="454" w:hanging="454"/>
        <w:rPr>
          <w:ins w:id="9449" w:author="Claude" w:date="2026-10-24T12:00:00Z"/>
        </w:rPr>
      </w:pPr>
      <w:ins w:id="9448" w:author="Claude" w:date="2026-10-24T12:00:00Z">
        <w:r>
          <w:rPr>
            <w:rtl w:val="0"/>
          </w:rPr>
          <w:t xml:space="preserve">[13] ApexCharts, </w:t>
        </w:r>
        <w:r>
          <w:rPr>
            <w:i w:val="1"/>
            <w:iCs w:val="1"/>
            <w:rtl w:val="0"/>
          </w:rPr>
          <w:t xml:space="preserve">ApexCharts Documentation</w:t>
        </w:r>
        <w:r>
          <w:rPr>
            <w:rtl w:val="0"/>
          </w:rPr>
          <w:t xml:space="preserve">, https://apexcharts.com/docs/ (truy cập ngày 24/10/2026).</w:t>
        </w:r>
      </w:ins>
    </w:p>
    <w:p>
      <w:pPr>
        <w:keepLines w:val="1"/>
        <w:ind w:left="454" w:hanging="454"/>
        <w:rPr>
          <w:ins w:id="9451" w:author="Claude" w:date="2026-10-24T12:00:00Z"/>
        </w:rPr>
      </w:pPr>
      <w:ins w:id="9450" w:author="Claude" w:date="2026-10-24T12:00:00Z">
        <w:r>
          <w:rPr>
            <w:rtl w:val="0"/>
          </w:rPr>
          <w:t xml:space="preserve">[14] PHPOffice, </w:t>
        </w:r>
        <w:r>
          <w:rPr>
            <w:i w:val="1"/>
            <w:iCs w:val="1"/>
            <w:rtl w:val="0"/>
          </w:rPr>
          <w:t xml:space="preserve">PhpSpreadsheet Documentation</w:t>
        </w:r>
        <w:r>
          <w:rPr>
            <w:rtl w:val="0"/>
          </w:rPr>
          <w:t xml:space="preserve">, https://phpspreadsheet.readthedocs.io/ (truy cập ngày 24/10/2026).</w:t>
        </w:r>
      </w:ins>
    </w:p>
    <w:sectPr>
      <w:headerReference r:id="rId57" w:type="default"/>
      <w:headerReference r:id="rId58" w:type="first"/>
      <w:footerReference r:id="rId59" w:type="default"/>
      <w:footerReference r:id="rId60" w:type="first"/>
      <w:type w:val="nextPage"/>
      <w:pgSz w:h="16838" w:w="11906" w:orient="portrait"/>
      <w:pgMar w:bottom="1417" w:top="1417" w:left="1701" w:right="1134" w:header="680" w:footer="680"/>
      <w:pgNumType w:start="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10-24T15:28:29Z" w:initials="CL">
    <w:p w14:paraId="14020115" w14:textId="77777777">
      <w:r>
        <w:rPr>
          <w:rStyle w:val="CommentReference"/>
        </w:rPr>
        <w:annotationRef/>
      </w:r>
      <w:r>
        <w:rPr>
          <w:color w:val="000000"/>
          <w:sz w:val="20"/>
          <w:szCs w:val="20"/>
        </w:rPr>
        <w:t xml:space="preserve">UC13 và UC14 trùng phần báo cáo doanh thu. Đề xuất đổi UC14 thành 'Phản hồi đánh giá của khách hàng' và bỏ phần báo cáo khỏi UC14 (sửa cả Bảng 5, Bảng 6, Hình 15 và Bảng 20).</w:t>
      </w:r>
    </w:p>
  </w:comment>
  <w:comment w:id="1" w:author="Claude" w:date="2026-10-24T15:28:30Z" w:initials="CL">
    <w:p w14:paraId="6F6C7EEC" w14:textId="77777777">
      <w:r>
        <w:rPr>
          <w:rStyle w:val="CommentReference"/>
        </w:rPr>
        <w:annotationRef/>
      </w:r>
      <w:r>
        <w:rPr>
          <w:color w:val="000000"/>
          <w:sz w:val="20"/>
          <w:szCs w:val="20"/>
        </w:rPr>
        <w:t xml:space="preserve">Bảng đặc tả UC13 khác định dạng với các UC còn lại (kiểu bảng, luồng ngoại lệ đánh số 1. thay vì 2a.). Nên chép định dạng của Bảng 20 cho thống nhất.</w:t>
      </w:r>
    </w:p>
  </w:comment>
  <w:comment w:id="2" w:author="Claude" w:date="2026-10-24T15:28:30Z" w:initials="CL">
    <w:p w14:paraId="161F9F29" w14:textId="77777777">
      <w:r>
        <w:rPr>
          <w:rStyle w:val="CommentReference"/>
        </w:rPr>
        <w:annotationRef/>
      </w:r>
      <w:r>
        <w:rPr>
          <w:color w:val="000000"/>
          <w:sz w:val="20"/>
          <w:szCs w:val="20"/>
        </w:rPr>
        <w:t xml:space="preserve">Kiểm tra lại ô gộp: 'Xây dựng phân hệ khách hàng' và 'Kiểm thử và hoàn thiện' đang nằm chung ô với giai đoạn phía trên nên cột thời gian bị lệch.</w:t>
      </w:r>
    </w:p>
  </w:comment>
  <w:comment w:id="3" w:author="Claude" w:date="2026-10-24T15:28:30Z" w:initials="CL">
    <w:p w14:paraId="1BE48EA6" w14:textId="77777777">
      <w:r>
        <w:rPr>
          <w:rStyle w:val="CommentReference"/>
        </w:rPr>
        <w:annotationRef/>
      </w:r>
      <w:r>
        <w:rPr>
          <w:color w:val="000000"/>
          <w:sz w:val="20"/>
          <w:szCs w:val="20"/>
        </w:rPr>
        <w:t xml:space="preserve">Các cột slot_minutes, max_orders_per_slot (branches), kitchen_by, estimated_time (orders), prep_time_minutes (menu_items), zalo_id, zalo_opted_in (users) hiện chưa có chức năng nào dùng. Nếu hội đồng hỏi: trả lời là dự phòng cho hướng phát triển, hoặc bỏ khỏi bảng đặc tả.</w:t>
      </w:r>
    </w:p>
  </w:comment>
  <w:comment w:id="4" w:author="Claude" w:date="2026-10-24T15:28:31Z" w:initials="CL">
    <w:p w14:paraId="2E5037B2" w14:textId="77777777">
      <w:r>
        <w:rPr>
          <w:rStyle w:val="CommentReference"/>
        </w:rPr>
        <w:annotationRef/>
      </w:r>
      <w:r>
        <w:rPr>
          <w:color w:val="000000"/>
          <w:sz w:val="20"/>
          <w:szCs w:val="20"/>
        </w:rPr>
        <w:t xml:space="preserve">Tài liệu [4] thiếu năm xuất bản.</w:t>
      </w:r>
    </w:p>
  </w:comment>
  <w:comment w:id="5" w:author="Claude" w:date="2026-10-24T15:28:31Z" w:initials="CL">
    <w:p w14:paraId="61A231C3" w14:textId="77777777">
      <w:r>
        <w:rPr>
          <w:rStyle w:val="CommentReference"/>
        </w:rPr>
        <w:annotationRef/>
      </w:r>
      <w:r>
        <w:rPr>
          <w:color w:val="000000"/>
          <w:sz w:val="20"/>
          <w:szCs w:val="20"/>
        </w:rPr>
        <w:t xml:space="preserve">Sau khi chấp nhận thay đổi: cập nhật số trang cho Mục lục và Danh mục bảng (mục 3.1.2 mới và Bảng 36–40 chưa có số trang, các mục phía sau có thể lệch trang).</w:t>
      </w:r>
    </w:p>
  </w:comment>
  <w:comment w:id="6" w:author="Claude" w:date="2026-10-24T15:28:31Z" w:initials="CL">
    <w:p w14:paraId="4E46A63C" w14:textId="77777777">
      <w:r>
        <w:rPr>
          <w:rStyle w:val="CommentReference"/>
        </w:rPr>
        <w:annotationRef/>
      </w:r>
      <w:r>
        <w:rPr>
          <w:color w:val="000000"/>
          <w:sz w:val="20"/>
          <w:szCs w:val="20"/>
        </w:rPr>
        <w:t xml:space="preserve">Bảng 3 có 14 chức năng nhưng có 15 use case do UC13 và UC14 cùng là báo cáo. Nếu đổi UC14 thành Phản hồi đánh giá thì khớp với chức năng 13.</w:t>
      </w:r>
    </w:p>
  </w:comment>
  <w:comment w:id="7" w:author="Claude" w:date="2026-10-24T15:28:31Z" w:initials="CL">
    <w:p w14:paraId="0C09E88B" w14:textId="77777777">
      <w:r>
        <w:rPr>
          <w:rStyle w:val="CommentReference"/>
        </w:rPr>
        <w:annotationRef/>
      </w:r>
      <w:r>
        <w:rPr>
          <w:color w:val="000000"/>
          <w:sz w:val="20"/>
          <w:szCs w:val="20"/>
        </w:rPr>
        <w:t xml:space="preserve">Sơ đồ lớp (Hình 17) và sơ đồ CSDL (Hình 18) cần vẽ thêm các bảng order_histories, payroll_adjustments, shift_assignments, kiosk_devices và các cột mới cho khớp phần đặc tả.</w:t>
      </w:r>
    </w:p>
  </w:comment>
  <w:comment w:id="8" w:author="Claude" w:date="2026-10-24T15:28:32Z" w:initials="CL">
    <w:p w14:paraId="30EEA31D" w14:textId="77777777">
      <w:r>
        <w:rPr>
          <w:rStyle w:val="CommentReference"/>
        </w:rPr>
        <w:annotationRef/>
      </w:r>
      <w:r>
        <w:rPr>
          <w:color w:val="000000"/>
          <w:sz w:val="20"/>
          <w:szCs w:val="20"/>
        </w:rPr>
        <w:t xml:space="preserve">Mục quản lý chi nhánh mới có 3 hình. Nên thêm ảnh trang Ca làm có bảng xếp lịch tuần, trang Chấm công và trang Bảng lương để minh hoạ phần nhân sự.</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020115" w15:done="0"/>
  <w15:commentEx w15:paraId="6F6C7EEC" w15:done="0"/>
  <w15:commentEx w15:paraId="161F9F29" w15:done="0"/>
  <w15:commentEx w15:paraId="1BE48EA6" w15:done="0"/>
  <w15:commentEx w15:paraId="2E5037B2" w15:done="0"/>
  <w15:commentEx w15:paraId="61A231C3" w15:done="0"/>
  <w15:commentEx w15:paraId="4E46A63C" w15:done="0"/>
  <w15:commentEx w15:paraId="0C09E88B" w15:done="0"/>
  <w15:commentEx w15:paraId="30EEA31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62F7A817" w16cex:dateUtc="2026-10-24T15:28:29Z"/>
  <w16cex:commentExtensible w16cex:durableId="2A09152D" w16cex:dateUtc="2026-10-24T15:28:30Z"/>
  <w16cex:commentExtensible w16cex:durableId="30113FDC" w16cex:dateUtc="2026-10-24T15:28:30Z"/>
  <w16cex:commentExtensible w16cex:durableId="3F8DFA92" w16cex:dateUtc="2026-10-24T15:28:30Z"/>
  <w16cex:commentExtensible w16cex:durableId="7C88632C" w16cex:dateUtc="2026-10-24T15:28:31Z"/>
  <w16cex:commentExtensible w16cex:durableId="19EC0135" w16cex:dateUtc="2026-10-24T15:28:31Z"/>
  <w16cex:commentExtensible w16cex:durableId="77F7C8E0" w16cex:dateUtc="2026-10-24T15:28:31Z"/>
  <w16cex:commentExtensible w16cex:durableId="553A68BE" w16cex:dateUtc="2026-10-24T15:28:31Z"/>
  <w16cex:commentExtensible w16cex:durableId="46A7927E" w16cex:dateUtc="2026-10-24T15:28:32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020115" w16cid:durableId="62F7A817"/>
  <w16cid:commentId w16cid:paraId="6F6C7EEC" w16cid:durableId="2A09152D"/>
  <w16cid:commentId w16cid:paraId="161F9F29" w16cid:durableId="30113FDC"/>
  <w16cid:commentId w16cid:paraId="1BE48EA6" w16cid:durableId="3F8DFA92"/>
  <w16cid:commentId w16cid:paraId="2E5037B2" w16cid:durableId="7C88632C"/>
  <w16cid:commentId w16cid:paraId="61A231C3" w16cid:durableId="19EC0135"/>
  <w16cid:commentId w16cid:paraId="4E46A63C" w16cid:durableId="77F7C8E0"/>
  <w16cid:commentId w16cid:paraId="0C09E88B" w16cid:durableId="553A68BE"/>
  <w16cid:commentId w16cid:paraId="30EEA31D" w16cid:durableId="46A7927E"/>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ingding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id"/>
      </w:rPr>
    </w:rPrDefault>
    <w:pPrDefault>
      <w:pPr>
        <w:spacing w:after="12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jc w:val="center"/>
    </w:pPr>
    <w:rPr>
      <w:b w:val="1"/>
      <w:bCs w:val="1"/>
      <w:sz w:val="32"/>
      <w:szCs w:val="32"/>
    </w:rPr>
  </w:style>
  <w:style w:type="paragraph" w:styleId="Heading2">
    <w:name w:val="heading 2"/>
    <w:basedOn w:val="Normal"/>
    <w:next w:val="Normal"/>
    <w:pPr>
      <w:keepNext w:val="1"/>
      <w:keepLines w:val="1"/>
      <w:spacing w:before="240" w:lineRule="auto"/>
    </w:pPr>
    <w:rPr>
      <w:rFonts w:ascii="Calibri" w:cs="Calibri" w:eastAsia="Calibri" w:hAnsi="Calibri"/>
      <w:b w:val="1"/>
      <w:bCs w:val="1"/>
      <w:sz w:val="28"/>
      <w:szCs w:val="28"/>
    </w:rPr>
  </w:style>
  <w:style w:type="paragraph" w:styleId="Heading3">
    <w:name w:val="heading 3"/>
    <w:basedOn w:val="Normal"/>
    <w:next w:val="Normal"/>
    <w:pPr>
      <w:keepNext w:val="1"/>
      <w:keepLines w:val="1"/>
      <w:spacing w:before="240" w:lineRule="auto"/>
    </w:pPr>
    <w:rPr>
      <w:rFonts w:ascii="Calibri" w:cs="Calibri" w:eastAsia="Calibri" w:hAnsi="Calibri"/>
      <w:b w:val="1"/>
      <w:bCs w:val="1"/>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Relationships xmlns="http://schemas.openxmlformats.org/package/2006/relationships"><Relationship Id="rId40" Type="http://schemas.openxmlformats.org/officeDocument/2006/relationships/image" Target="media/image10.png"/><Relationship Id="rId42" Type="http://schemas.openxmlformats.org/officeDocument/2006/relationships/image" Target="media/image14.png"/><Relationship Id="rId41" Type="http://schemas.openxmlformats.org/officeDocument/2006/relationships/image" Target="media/image19.png"/><Relationship Id="rId44" Type="http://schemas.openxmlformats.org/officeDocument/2006/relationships/image" Target="media/image29.png"/><Relationship Id="rId43" Type="http://schemas.openxmlformats.org/officeDocument/2006/relationships/image" Target="media/image25.png"/><Relationship Id="rId46" Type="http://schemas.openxmlformats.org/officeDocument/2006/relationships/image" Target="media/image3.jpg"/><Relationship Id="rId45"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48" Type="http://schemas.openxmlformats.org/officeDocument/2006/relationships/image" Target="media/image18.jpg"/><Relationship Id="rId47" Type="http://schemas.openxmlformats.org/officeDocument/2006/relationships/image" Target="media/image4.jpg"/><Relationship Id="rId49" Type="http://schemas.openxmlformats.org/officeDocument/2006/relationships/image" Target="media/image6.jpg"/><Relationship Id="rId5" Type="http://schemas.openxmlformats.org/officeDocument/2006/relationships/styles" Target="styles.xml"/><Relationship Id="rId6" Type="http://schemas.openxmlformats.org/officeDocument/2006/relationships/image" Target="media/image21.jpg"/><Relationship Id="rId7" Type="http://schemas.openxmlformats.org/officeDocument/2006/relationships/image" Target="media/image17.jpg"/><Relationship Id="rId8" Type="http://schemas.openxmlformats.org/officeDocument/2006/relationships/footer" Target="footer1.xml"/><Relationship Id="rId31" Type="http://schemas.openxmlformats.org/officeDocument/2006/relationships/image" Target="media/image38.png"/><Relationship Id="rId30" Type="http://schemas.openxmlformats.org/officeDocument/2006/relationships/image" Target="media/image33.png"/><Relationship Id="rId33" Type="http://schemas.openxmlformats.org/officeDocument/2006/relationships/image" Target="media/image42.png"/><Relationship Id="rId32" Type="http://schemas.openxmlformats.org/officeDocument/2006/relationships/image" Target="media/image36.png"/><Relationship Id="rId35" Type="http://schemas.openxmlformats.org/officeDocument/2006/relationships/image" Target="media/image28.png"/><Relationship Id="rId34" Type="http://schemas.openxmlformats.org/officeDocument/2006/relationships/image" Target="media/image40.png"/><Relationship Id="rId37" Type="http://schemas.openxmlformats.org/officeDocument/2006/relationships/image" Target="media/image24.png"/><Relationship Id="rId36" Type="http://schemas.openxmlformats.org/officeDocument/2006/relationships/image" Target="media/image9.png"/><Relationship Id="rId39" Type="http://schemas.openxmlformats.org/officeDocument/2006/relationships/image" Target="media/image13.png"/><Relationship Id="rId38" Type="http://schemas.openxmlformats.org/officeDocument/2006/relationships/image" Target="media/image20.png"/><Relationship Id="rId20" Type="http://schemas.openxmlformats.org/officeDocument/2006/relationships/image" Target="media/image41.png"/><Relationship Id="rId22" Type="http://schemas.openxmlformats.org/officeDocument/2006/relationships/image" Target="media/image48.png"/><Relationship Id="rId21" Type="http://schemas.openxmlformats.org/officeDocument/2006/relationships/image" Target="media/image45.png"/><Relationship Id="rId24" Type="http://schemas.openxmlformats.org/officeDocument/2006/relationships/image" Target="media/image46.png"/><Relationship Id="rId23" Type="http://schemas.openxmlformats.org/officeDocument/2006/relationships/image" Target="media/image47.png"/><Relationship Id="rId60" Type="http://schemas.openxmlformats.org/officeDocument/2006/relationships/footer" Target="footer3.xml"/><Relationship Id="rId26" Type="http://schemas.openxmlformats.org/officeDocument/2006/relationships/image" Target="media/image16.png"/><Relationship Id="rId25" Type="http://schemas.openxmlformats.org/officeDocument/2006/relationships/image" Target="media/image44.png"/><Relationship Id="rId28" Type="http://schemas.openxmlformats.org/officeDocument/2006/relationships/image" Target="media/image35.png"/><Relationship Id="rId27" Type="http://schemas.openxmlformats.org/officeDocument/2006/relationships/image" Target="media/image50.png"/><Relationship Id="rId29" Type="http://schemas.openxmlformats.org/officeDocument/2006/relationships/image" Target="media/image43.png"/><Relationship Id="rId51" Type="http://schemas.openxmlformats.org/officeDocument/2006/relationships/image" Target="media/image1.jpg"/><Relationship Id="rId50" Type="http://schemas.openxmlformats.org/officeDocument/2006/relationships/image" Target="media/image2.jpg"/><Relationship Id="rId53" Type="http://schemas.openxmlformats.org/officeDocument/2006/relationships/image" Target="media/image5.jpg"/><Relationship Id="rId52" Type="http://schemas.openxmlformats.org/officeDocument/2006/relationships/image" Target="media/image15.jpg"/><Relationship Id="rId11" Type="http://schemas.openxmlformats.org/officeDocument/2006/relationships/image" Target="media/image22.png"/><Relationship Id="rId55" Type="http://schemas.openxmlformats.org/officeDocument/2006/relationships/image" Target="media/image12.png"/><Relationship Id="rId10" Type="http://schemas.openxmlformats.org/officeDocument/2006/relationships/image" Target="media/image31.png"/><Relationship Id="rId54" Type="http://schemas.openxmlformats.org/officeDocument/2006/relationships/image" Target="media/image11.png"/><Relationship Id="rId13" Type="http://schemas.openxmlformats.org/officeDocument/2006/relationships/image" Target="media/image37.png"/><Relationship Id="rId57" Type="http://schemas.openxmlformats.org/officeDocument/2006/relationships/header" Target="header1.xml"/><Relationship Id="rId12" Type="http://schemas.openxmlformats.org/officeDocument/2006/relationships/image" Target="media/image34.png"/><Relationship Id="rId56" Type="http://schemas.openxmlformats.org/officeDocument/2006/relationships/image" Target="media/image7.png"/><Relationship Id="rId15" Type="http://schemas.openxmlformats.org/officeDocument/2006/relationships/image" Target="media/image49.png"/><Relationship Id="rId59" Type="http://schemas.openxmlformats.org/officeDocument/2006/relationships/footer" Target="footer2.xml"/><Relationship Id="rId14" Type="http://schemas.openxmlformats.org/officeDocument/2006/relationships/image" Target="media/image26.png"/><Relationship Id="rId58" Type="http://schemas.openxmlformats.org/officeDocument/2006/relationships/header" Target="header2.xml"/><Relationship Id="rId17" Type="http://schemas.openxmlformats.org/officeDocument/2006/relationships/image" Target="media/image32.png"/><Relationship Id="rId16" Type="http://schemas.openxmlformats.org/officeDocument/2006/relationships/image" Target="media/image27.png"/><Relationship Id="rId19" Type="http://schemas.openxmlformats.org/officeDocument/2006/relationships/image" Target="media/image30.png"/><Relationship Id="rId18" Type="http://schemas.openxmlformats.org/officeDocument/2006/relationships/image" Target="media/image39.png"/><Relationship Id="rId61" Type="http://schemas.openxmlformats.org/officeDocument/2006/relationships/comments" Target="comments.xml"/><Relationship Id="rId62" Type="http://schemas.microsoft.com/office/2011/relationships/commentsExtended" Target="commentsExtended.xml"/><Relationship Id="rId63" Type="http://schemas.microsoft.com/office/2016/09/relationships/commentsIds" Target="commentsIds.xml"/><Relationship Id="rId64"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